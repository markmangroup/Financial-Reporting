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B6F7" w14:textId="1A69841A" w:rsidR="00F65A04" w:rsidRDefault="006F60AD" w:rsidP="00905B96">
      <w:pPr>
        <w:spacing w:after="0" w:line="192" w:lineRule="auto"/>
        <w:rPr>
          <w:rFonts w:ascii="Segoe UI Black" w:hAnsi="Segoe UI Black" w:cs="Calibri Light"/>
          <w:sz w:val="72"/>
          <w:szCs w:val="72"/>
        </w:rPr>
      </w:pPr>
      <w:r w:rsidRPr="00AD335F">
        <w:rPr>
          <w:rFonts w:ascii="Calibri Light" w:hAnsi="Calibri Light" w:cs="Calibri Light"/>
          <w:noProof/>
          <w:color w:val="FFFFFF" w:themeColor="background1"/>
          <w:sz w:val="48"/>
          <w:szCs w:val="48"/>
        </w:rPr>
        <mc:AlternateContent>
          <mc:Choice Requires="wps">
            <w:drawing>
              <wp:anchor distT="0" distB="0" distL="114300" distR="114300" simplePos="0" relativeHeight="251658240" behindDoc="1" locked="0" layoutInCell="1" allowOverlap="1" wp14:anchorId="0F6316F9" wp14:editId="6004F315">
                <wp:simplePos x="0" y="0"/>
                <wp:positionH relativeFrom="page">
                  <wp:align>right</wp:align>
                </wp:positionH>
                <wp:positionV relativeFrom="paragraph">
                  <wp:posOffset>-914400</wp:posOffset>
                </wp:positionV>
                <wp:extent cx="7756525" cy="10503243"/>
                <wp:effectExtent l="0" t="0" r="15875" b="12700"/>
                <wp:wrapNone/>
                <wp:docPr id="1841599324" name="Rectangle 1"/>
                <wp:cNvGraphicFramePr/>
                <a:graphic xmlns:a="http://schemas.openxmlformats.org/drawingml/2006/main">
                  <a:graphicData uri="http://schemas.microsoft.com/office/word/2010/wordprocessingShape">
                    <wps:wsp>
                      <wps:cNvSpPr/>
                      <wps:spPr>
                        <a:xfrm>
                          <a:off x="0" y="0"/>
                          <a:ext cx="7756525" cy="10503243"/>
                        </a:xfrm>
                        <a:prstGeom prst="rect">
                          <a:avLst/>
                        </a:prstGeom>
                        <a:solidFill>
                          <a:srgbClr val="29293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A76BE6" w14:textId="77777777" w:rsidR="00AD335F" w:rsidRDefault="00AD335F" w:rsidP="00AD335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316F9" id="Rectangle 1" o:spid="_x0000_s1026" style="position:absolute;margin-left:559.55pt;margin-top:-1in;width:610.75pt;height:827.0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" fillcolor="#292936" strokecolor="#09101d [484]" strokeweight="1pt">
                <v:textbox>
                  <w:txbxContent>
                    <w:p w14:paraId="5BA76BE6" w14:textId="77777777" w:rsidR="00AD335F" w:rsidRDefault="00AD335F" w:rsidP="00AD335F"/>
                  </w:txbxContent>
                </v:textbox>
                <w10:wrap anchorx="page"/>
              </v:rect>
            </w:pict>
          </mc:Fallback>
        </mc:AlternateContent>
      </w:r>
      <w:r w:rsidRPr="00AD335F">
        <w:rPr>
          <w:rFonts w:ascii="Segoe UI Black" w:hAnsi="Segoe UI Black" w:cs="Calibri Light"/>
          <w:color w:val="FFFFFF" w:themeColor="background1"/>
          <w:sz w:val="72"/>
          <w:szCs w:val="72"/>
        </w:rPr>
        <w:t>METROPOLITAN DATA AND REPORTING</w:t>
      </w:r>
    </w:p>
    <w:p w14:paraId="1563A432" w14:textId="50605353" w:rsidR="006F60AD" w:rsidRPr="006F60AD" w:rsidRDefault="006F60AD" w:rsidP="006F60AD">
      <w:pPr>
        <w:spacing w:after="0" w:line="192" w:lineRule="auto"/>
        <w:jc w:val="center"/>
        <w:rPr>
          <w:rFonts w:ascii="Segoe UI Black" w:hAnsi="Segoe UI Black" w:cs="Calibri Light"/>
          <w:sz w:val="72"/>
          <w:szCs w:val="72"/>
        </w:rPr>
      </w:pPr>
    </w:p>
    <w:p w14:paraId="1F8F21D0" w14:textId="1DB50038" w:rsidR="00AD335F" w:rsidRDefault="006F60AD" w:rsidP="00AD335F">
      <w:pPr>
        <w:spacing w:after="0" w:line="192" w:lineRule="auto"/>
        <w:jc w:val="center"/>
        <w:rPr>
          <w:rFonts w:ascii="Times New Roman" w:eastAsia="Times New Roman" w:hAnsi="Times New Roman" w:cs="Times New Roman"/>
          <w:sz w:val="36"/>
          <w:szCs w:val="36"/>
        </w:rPr>
      </w:pPr>
      <w:r w:rsidRPr="00AD335F">
        <w:rPr>
          <w:rFonts w:ascii="Segoe UI Black" w:hAnsi="Segoe UI Black" w:cs="Calibri Light"/>
          <w:color w:val="FFFFFF" w:themeColor="background1"/>
          <w:sz w:val="56"/>
          <w:szCs w:val="56"/>
        </w:rPr>
        <w:t>PROPOSAL FOR QUICK WINS</w:t>
      </w:r>
      <w:r w:rsidR="00F65A04" w:rsidRPr="229F199C">
        <w:rPr>
          <w:rFonts w:ascii="Times New Roman" w:eastAsia="Times New Roman" w:hAnsi="Times New Roman" w:cs="Times New Roman"/>
          <w:color w:val="000000" w:themeColor="text1"/>
          <w:sz w:val="36"/>
          <w:szCs w:val="36"/>
        </w:rPr>
        <w:t xml:space="preserve"> </w:t>
      </w:r>
      <w:r w:rsidR="00F65A04" w:rsidRPr="229F199C">
        <w:rPr>
          <w:rFonts w:ascii="Times New Roman" w:eastAsia="Times New Roman" w:hAnsi="Times New Roman" w:cs="Times New Roman"/>
          <w:sz w:val="36"/>
          <w:szCs w:val="36"/>
        </w:rPr>
        <w:t xml:space="preserve"> </w:t>
      </w:r>
    </w:p>
    <w:p w14:paraId="02108005" w14:textId="43D6230F" w:rsidR="00AD7193" w:rsidRPr="00AD335F" w:rsidRDefault="00AD335F">
      <w:pPr>
        <w:rPr>
          <w:rFonts w:ascii="Times New Roman" w:eastAsia="Times New Roman" w:hAnsi="Times New Roman" w:cs="Times New Roman"/>
          <w:sz w:val="36"/>
          <w:szCs w:val="36"/>
        </w:rPr>
      </w:pPr>
      <w:r>
        <w:rPr>
          <w:rFonts w:asciiTheme="majorHAnsi" w:hAnsiTheme="majorHAnsi" w:cstheme="majorHAnsi"/>
          <w:b/>
          <w:bCs/>
          <w:i/>
          <w:iCs/>
          <w:noProof/>
          <w:color w:val="2F5496" w:themeColor="accent1" w:themeShade="BF"/>
          <w:sz w:val="36"/>
          <w:szCs w:val="36"/>
        </w:rPr>
        <mc:AlternateContent>
          <mc:Choice Requires="wpg">
            <w:drawing>
              <wp:anchor distT="0" distB="0" distL="114300" distR="114300" simplePos="0" relativeHeight="251658245" behindDoc="0" locked="0" layoutInCell="1" allowOverlap="1" wp14:anchorId="50ABD44A" wp14:editId="54C4C11E">
                <wp:simplePos x="0" y="0"/>
                <wp:positionH relativeFrom="margin">
                  <wp:align>left</wp:align>
                </wp:positionH>
                <wp:positionV relativeFrom="paragraph">
                  <wp:posOffset>4124960</wp:posOffset>
                </wp:positionV>
                <wp:extent cx="6886575" cy="3050794"/>
                <wp:effectExtent l="0" t="0" r="28575" b="0"/>
                <wp:wrapNone/>
                <wp:docPr id="1850184" name="Group 22"/>
                <wp:cNvGraphicFramePr/>
                <a:graphic xmlns:a="http://schemas.openxmlformats.org/drawingml/2006/main">
                  <a:graphicData uri="http://schemas.microsoft.com/office/word/2010/wordprocessingGroup">
                    <wpg:wgp>
                      <wpg:cNvGrpSpPr/>
                      <wpg:grpSpPr>
                        <a:xfrm>
                          <a:off x="0" y="0"/>
                          <a:ext cx="6886575" cy="3050794"/>
                          <a:chOff x="0" y="9525"/>
                          <a:chExt cx="6366510" cy="3050794"/>
                        </a:xfrm>
                      </wpg:grpSpPr>
                      <wps:wsp>
                        <wps:cNvPr id="334839308" name="Rectangle: Single Corner Snipped 3"/>
                        <wps:cNvSpPr/>
                        <wps:spPr>
                          <a:xfrm rot="10800000">
                            <a:off x="0" y="9525"/>
                            <a:ext cx="5394960" cy="3027045"/>
                          </a:xfrm>
                          <a:prstGeom prst="snip1Rect">
                            <a:avLst>
                              <a:gd name="adj" fmla="val 32142"/>
                            </a:avLst>
                          </a:prstGeom>
                          <a:solidFill>
                            <a:srgbClr val="1A7B73"/>
                          </a:solidFill>
                          <a:ln>
                            <a:solidFill>
                              <a:srgbClr val="1A7B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333854" name="Rectangle: Single Corner Snipped 3"/>
                        <wps:cNvSpPr/>
                        <wps:spPr>
                          <a:xfrm>
                            <a:off x="971550" y="9525"/>
                            <a:ext cx="5394960" cy="3016516"/>
                          </a:xfrm>
                          <a:prstGeom prst="snip1Rect">
                            <a:avLst>
                              <a:gd name="adj" fmla="val 31849"/>
                            </a:avLst>
                          </a:prstGeom>
                          <a:solidFill>
                            <a:srgbClr val="1A7B73"/>
                          </a:solidFill>
                          <a:ln>
                            <a:solidFill>
                              <a:srgbClr val="1A7B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5948628" name="Rectangle 6"/>
                        <wps:cNvSpPr/>
                        <wps:spPr>
                          <a:xfrm>
                            <a:off x="4948795" y="1533271"/>
                            <a:ext cx="1416953" cy="1527048"/>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109375" name="Straight Connector 7"/>
                        <wps:cNvCnPr/>
                        <wps:spPr>
                          <a:xfrm flipV="1">
                            <a:off x="1076325" y="2399030"/>
                            <a:ext cx="3898887" cy="127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83530033" name="Text Box 2"/>
                        <wps:cNvSpPr txBox="1">
                          <a:spLocks noChangeArrowheads="1"/>
                        </wps:cNvSpPr>
                        <wps:spPr bwMode="auto">
                          <a:xfrm>
                            <a:off x="1400175" y="981075"/>
                            <a:ext cx="4371975" cy="1417955"/>
                          </a:xfrm>
                          <a:prstGeom prst="rect">
                            <a:avLst/>
                          </a:prstGeom>
                          <a:noFill/>
                          <a:ln w="9525">
                            <a:noFill/>
                            <a:miter lim="800000"/>
                            <a:headEnd/>
                            <a:tailEnd/>
                          </a:ln>
                        </wps:spPr>
                        <wps:txbx>
                          <w:txbxContent>
                            <w:p w14:paraId="32FD6F7C" w14:textId="77777777" w:rsidR="00F65A04" w:rsidRPr="00EC11CD" w:rsidRDefault="00F65A04" w:rsidP="00F65A04">
                              <w:pPr>
                                <w:spacing w:after="0" w:line="192" w:lineRule="auto"/>
                                <w:rPr>
                                  <w:rFonts w:ascii="Segoe UI Black" w:hAnsi="Segoe UI Black" w:cs="Calibri Light"/>
                                  <w:color w:val="FFFFFF" w:themeColor="background1"/>
                                  <w:sz w:val="96"/>
                                  <w:szCs w:val="96"/>
                                </w:rPr>
                              </w:pPr>
                              <w:r w:rsidRPr="00EC11CD">
                                <w:rPr>
                                  <w:rFonts w:ascii="Segoe UI Black" w:hAnsi="Segoe UI Black" w:cs="Calibri Light"/>
                                  <w:color w:val="FFFFFF" w:themeColor="background1"/>
                                  <w:sz w:val="96"/>
                                  <w:szCs w:val="96"/>
                                </w:rPr>
                                <w:t>MARKMAN GROUP</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0ABD44A" id="Group 22" o:spid="_x0000_s1027" style="position:absolute;margin-left:0;margin-top:324.8pt;width:542.25pt;height:240.2pt;z-index:251658245;mso-position-horizontal:left;mso-position-horizontal-relative:margin;mso-width-relative:margin;mso-height-relative:margin" coordorigin=",95" coordsize="63665,30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">
                <v:shape id="Rectangle: Single Corner Snipped 3" o:spid="_x0000_s1028" style="position:absolute;top:95;width:53949;height:30270;rotation:180;visibility:visible;mso-wrap-style:square;v-text-anchor:middle" coordsize="5394960,302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" path="m,l4422007,r972953,972953l5394960,3027045,,3027045,,xe" fillcolor="#1a7b73" strokecolor="#1a7b73" strokeweight="1pt">
                  <v:stroke joinstyle="miter"/>
                  <v:path arrowok="t" o:connecttype="custom" o:connectlocs="0,0;4422007,0;5394960,972953;5394960,3027045;0,3027045;0,0" o:connectangles="0,0,0,0,0,0"/>
                </v:shape>
                <v:shape id="Rectangle: Single Corner Snipped 3" o:spid="_x0000_s1029" style="position:absolute;left:9715;top:95;width:53950;height:30165;visibility:visible;mso-wrap-style:square;v-text-anchor:middle" coordsize="5394960,301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" path="m,l4434230,r960730,960730l5394960,3016516,,3016516,,xe" fillcolor="#1a7b73" strokecolor="#1a7b73" strokeweight="1pt">
                  <v:stroke joinstyle="miter"/>
                  <v:path arrowok="t" o:connecttype="custom" o:connectlocs="0,0;4434230,0;5394960,960730;5394960,3016516;0,3016516;0,0" o:connectangles="0,0,0,0,0,0"/>
                </v:shape>
                <v:rect id="Rectangle 6" o:spid="_x0000_s1030" style="position:absolute;left:49487;top:15332;width:14170;height:15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" stroked="f" strokeweight="1pt">
                  <v:fill r:id="rId12" o:title="" recolor="t" rotate="t" type="frame"/>
                </v:rect>
                <v:line id="Straight Connector 7" o:spid="_x0000_s1031" style="position:absolute;flip:y;visibility:visible;mso-wrap-style:square" from="10763,23990" to="49752,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" strokecolor="white [3212]" strokeweight="3pt">
                  <v:stroke joinstyle="miter"/>
                </v:line>
                <v:shapetype id="_x0000_t202" coordsize="21600,21600" o:spt="202" path="m,l,21600r21600,l21600,xe">
                  <v:stroke joinstyle="miter"/>
                  <v:path gradientshapeok="t" o:connecttype="rect"/>
                </v:shapetype>
                <v:shape id="Text Box 2" o:spid="_x0000_s1032" type="#_x0000_t202" style="position:absolute;left:14001;top:9810;width:43720;height:1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" filled="f" stroked="f">
                  <v:textbox>
                    <w:txbxContent>
                      <w:p w14:paraId="32FD6F7C" w14:textId="77777777" w:rsidR="00F65A04" w:rsidRPr="00EC11CD" w:rsidRDefault="00F65A04" w:rsidP="00F65A04">
                        <w:pPr>
                          <w:spacing w:after="0" w:line="192" w:lineRule="auto"/>
                          <w:rPr>
                            <w:rFonts w:ascii="Segoe UI Black" w:hAnsi="Segoe UI Black" w:cs="Calibri Light"/>
                            <w:color w:val="FFFFFF" w:themeColor="background1"/>
                            <w:sz w:val="96"/>
                            <w:szCs w:val="96"/>
                          </w:rPr>
                        </w:pPr>
                        <w:r w:rsidRPr="00EC11CD">
                          <w:rPr>
                            <w:rFonts w:ascii="Segoe UI Black" w:hAnsi="Segoe UI Black" w:cs="Calibri Light"/>
                            <w:color w:val="FFFFFF" w:themeColor="background1"/>
                            <w:sz w:val="96"/>
                            <w:szCs w:val="96"/>
                          </w:rPr>
                          <w:t>MARKMAN GROUP</w:t>
                        </w:r>
                      </w:p>
                    </w:txbxContent>
                  </v:textbox>
                </v:shape>
                <w10:wrap anchorx="margin"/>
              </v:group>
            </w:pict>
          </mc:Fallback>
        </mc:AlternateContent>
      </w:r>
      <w:r>
        <w:rPr>
          <w:rFonts w:ascii="Times New Roman" w:eastAsia="Times New Roman" w:hAnsi="Times New Roman" w:cs="Times New Roman"/>
          <w:sz w:val="36"/>
          <w:szCs w:val="36"/>
        </w:rPr>
        <w:br w:type="page"/>
      </w:r>
    </w:p>
    <w:sdt>
      <w:sdtPr>
        <w:rPr>
          <w:rFonts w:asciiTheme="minorHAnsi" w:eastAsiaTheme="minorEastAsia" w:hAnsiTheme="minorHAnsi" w:cstheme="minorBidi"/>
          <w:color w:val="auto"/>
          <w:kern w:val="2"/>
          <w:sz w:val="22"/>
          <w:szCs w:val="22"/>
          <w14:ligatures w14:val="standardContextual"/>
        </w:rPr>
        <w:id w:val="549154600"/>
        <w:docPartObj>
          <w:docPartGallery w:val="Table of Contents"/>
          <w:docPartUnique/>
        </w:docPartObj>
      </w:sdtPr>
      <w:sdtContent>
        <w:p w14:paraId="7AD0D7A6" w14:textId="006A1E13" w:rsidR="001E7DD2" w:rsidRDefault="001E7DD2">
          <w:pPr>
            <w:pStyle w:val="TOCHeading"/>
          </w:pPr>
          <w:r>
            <w:t>Contents</w:t>
          </w:r>
        </w:p>
        <w:bookmarkStart w:id="0" w:name="_Hlt190285285"/>
        <w:p w14:paraId="213F97DF" w14:textId="44767568" w:rsidR="00B97C01" w:rsidRDefault="009F4C7E">
          <w:pPr>
            <w:pStyle w:val="TOC1"/>
            <w:tabs>
              <w:tab w:val="right" w:leader="dot" w:pos="10790"/>
            </w:tabs>
            <w:rPr>
              <w:rFonts w:eastAsiaTheme="minorEastAsia"/>
              <w:noProof/>
              <w:sz w:val="24"/>
              <w:szCs w:val="24"/>
              <w:lang w:val="es-ES" w:eastAsia="es-ES"/>
            </w:rPr>
          </w:pPr>
          <w:r>
            <w:fldChar w:fldCharType="begin"/>
          </w:r>
          <w:bookmarkEnd w:id="0"/>
          <w:r w:rsidR="001E7DD2">
            <w:instrText>TOC \o "1-3" \z \u \h</w:instrText>
          </w:r>
          <w:r>
            <w:fldChar w:fldCharType="separate"/>
          </w:r>
          <w:hyperlink w:anchor="_Toc190290236" w:history="1">
            <w:r w:rsidR="00B97C01" w:rsidRPr="00493514">
              <w:rPr>
                <w:rStyle w:val="Hyperlink"/>
                <w:noProof/>
              </w:rPr>
              <w:t>Metropolitan DealCloud Usage Optimization Project</w:t>
            </w:r>
            <w:r w:rsidR="00B97C01">
              <w:rPr>
                <w:noProof/>
                <w:webHidden/>
              </w:rPr>
              <w:tab/>
            </w:r>
            <w:r w:rsidR="00B97C01">
              <w:rPr>
                <w:noProof/>
                <w:webHidden/>
              </w:rPr>
              <w:fldChar w:fldCharType="begin"/>
            </w:r>
            <w:r w:rsidR="00B97C01">
              <w:rPr>
                <w:noProof/>
                <w:webHidden/>
              </w:rPr>
              <w:instrText xml:space="preserve"> PAGEREF _Toc190290236 \h </w:instrText>
            </w:r>
            <w:r w:rsidR="00B97C01">
              <w:rPr>
                <w:noProof/>
                <w:webHidden/>
              </w:rPr>
            </w:r>
            <w:r w:rsidR="00B97C01">
              <w:rPr>
                <w:noProof/>
                <w:webHidden/>
              </w:rPr>
              <w:fldChar w:fldCharType="separate"/>
            </w:r>
            <w:r w:rsidR="00B97C01">
              <w:rPr>
                <w:noProof/>
                <w:webHidden/>
              </w:rPr>
              <w:t>3</w:t>
            </w:r>
            <w:r w:rsidR="00B97C01">
              <w:rPr>
                <w:noProof/>
                <w:webHidden/>
              </w:rPr>
              <w:fldChar w:fldCharType="end"/>
            </w:r>
          </w:hyperlink>
        </w:p>
        <w:p w14:paraId="1FB201BB" w14:textId="294D988A" w:rsidR="00B97C01" w:rsidRDefault="00B97C01">
          <w:pPr>
            <w:pStyle w:val="TOC2"/>
            <w:tabs>
              <w:tab w:val="right" w:leader="dot" w:pos="10790"/>
            </w:tabs>
            <w:rPr>
              <w:rFonts w:eastAsiaTheme="minorEastAsia"/>
              <w:noProof/>
              <w:sz w:val="24"/>
              <w:szCs w:val="24"/>
              <w:lang w:val="es-ES" w:eastAsia="es-ES"/>
            </w:rPr>
          </w:pPr>
          <w:hyperlink w:anchor="_Toc190290237" w:history="1">
            <w:r w:rsidRPr="00493514">
              <w:rPr>
                <w:rStyle w:val="Hyperlink"/>
                <w:noProof/>
              </w:rPr>
              <w:t>Project Overview</w:t>
            </w:r>
            <w:r>
              <w:rPr>
                <w:noProof/>
                <w:webHidden/>
              </w:rPr>
              <w:tab/>
            </w:r>
            <w:r>
              <w:rPr>
                <w:noProof/>
                <w:webHidden/>
              </w:rPr>
              <w:fldChar w:fldCharType="begin"/>
            </w:r>
            <w:r>
              <w:rPr>
                <w:noProof/>
                <w:webHidden/>
              </w:rPr>
              <w:instrText xml:space="preserve"> PAGEREF _Toc190290237 \h </w:instrText>
            </w:r>
            <w:r>
              <w:rPr>
                <w:noProof/>
                <w:webHidden/>
              </w:rPr>
            </w:r>
            <w:r>
              <w:rPr>
                <w:noProof/>
                <w:webHidden/>
              </w:rPr>
              <w:fldChar w:fldCharType="separate"/>
            </w:r>
            <w:r>
              <w:rPr>
                <w:noProof/>
                <w:webHidden/>
              </w:rPr>
              <w:t>3</w:t>
            </w:r>
            <w:r>
              <w:rPr>
                <w:noProof/>
                <w:webHidden/>
              </w:rPr>
              <w:fldChar w:fldCharType="end"/>
            </w:r>
          </w:hyperlink>
        </w:p>
        <w:p w14:paraId="0AF933DC" w14:textId="1784A5C6" w:rsidR="00B97C01" w:rsidRDefault="00B97C01">
          <w:pPr>
            <w:pStyle w:val="TOC2"/>
            <w:tabs>
              <w:tab w:val="right" w:leader="dot" w:pos="10790"/>
            </w:tabs>
            <w:rPr>
              <w:rFonts w:eastAsiaTheme="minorEastAsia"/>
              <w:noProof/>
              <w:sz w:val="24"/>
              <w:szCs w:val="24"/>
              <w:lang w:val="es-ES" w:eastAsia="es-ES"/>
            </w:rPr>
          </w:pPr>
          <w:hyperlink w:anchor="_Toc190290238" w:history="1">
            <w:r w:rsidRPr="00493514">
              <w:rPr>
                <w:rStyle w:val="Hyperlink"/>
                <w:noProof/>
              </w:rPr>
              <w:t>Scope Assumptions</w:t>
            </w:r>
            <w:r>
              <w:rPr>
                <w:noProof/>
                <w:webHidden/>
              </w:rPr>
              <w:tab/>
            </w:r>
            <w:r>
              <w:rPr>
                <w:noProof/>
                <w:webHidden/>
              </w:rPr>
              <w:fldChar w:fldCharType="begin"/>
            </w:r>
            <w:r>
              <w:rPr>
                <w:noProof/>
                <w:webHidden/>
              </w:rPr>
              <w:instrText xml:space="preserve"> PAGEREF _Toc190290238 \h </w:instrText>
            </w:r>
            <w:r>
              <w:rPr>
                <w:noProof/>
                <w:webHidden/>
              </w:rPr>
            </w:r>
            <w:r>
              <w:rPr>
                <w:noProof/>
                <w:webHidden/>
              </w:rPr>
              <w:fldChar w:fldCharType="separate"/>
            </w:r>
            <w:r>
              <w:rPr>
                <w:noProof/>
                <w:webHidden/>
              </w:rPr>
              <w:t>3</w:t>
            </w:r>
            <w:r>
              <w:rPr>
                <w:noProof/>
                <w:webHidden/>
              </w:rPr>
              <w:fldChar w:fldCharType="end"/>
            </w:r>
          </w:hyperlink>
        </w:p>
        <w:p w14:paraId="154738FF" w14:textId="12F62886" w:rsidR="00B97C01" w:rsidRDefault="00B97C01">
          <w:pPr>
            <w:pStyle w:val="TOC2"/>
            <w:tabs>
              <w:tab w:val="left" w:pos="720"/>
              <w:tab w:val="right" w:leader="dot" w:pos="10790"/>
            </w:tabs>
            <w:rPr>
              <w:rFonts w:eastAsiaTheme="minorEastAsia"/>
              <w:noProof/>
              <w:sz w:val="24"/>
              <w:szCs w:val="24"/>
              <w:lang w:val="es-ES" w:eastAsia="es-ES"/>
            </w:rPr>
          </w:pPr>
          <w:hyperlink w:anchor="_Toc190290239" w:history="1">
            <w:r w:rsidRPr="00493514">
              <w:rPr>
                <w:rStyle w:val="Hyperlink"/>
                <w:noProof/>
              </w:rPr>
              <w:t>1.</w:t>
            </w:r>
            <w:r>
              <w:rPr>
                <w:rFonts w:eastAsiaTheme="minorEastAsia"/>
                <w:noProof/>
                <w:sz w:val="24"/>
                <w:szCs w:val="24"/>
                <w:lang w:val="es-ES" w:eastAsia="es-ES"/>
              </w:rPr>
              <w:tab/>
            </w:r>
            <w:r w:rsidRPr="00493514">
              <w:rPr>
                <w:rStyle w:val="Hyperlink"/>
                <w:noProof/>
              </w:rPr>
              <w:t>Governance Framework (Project-Wide)</w:t>
            </w:r>
            <w:r>
              <w:rPr>
                <w:noProof/>
                <w:webHidden/>
              </w:rPr>
              <w:tab/>
            </w:r>
            <w:r>
              <w:rPr>
                <w:noProof/>
                <w:webHidden/>
              </w:rPr>
              <w:fldChar w:fldCharType="begin"/>
            </w:r>
            <w:r>
              <w:rPr>
                <w:noProof/>
                <w:webHidden/>
              </w:rPr>
              <w:instrText xml:space="preserve"> PAGEREF _Toc190290239 \h </w:instrText>
            </w:r>
            <w:r>
              <w:rPr>
                <w:noProof/>
                <w:webHidden/>
              </w:rPr>
            </w:r>
            <w:r>
              <w:rPr>
                <w:noProof/>
                <w:webHidden/>
              </w:rPr>
              <w:fldChar w:fldCharType="separate"/>
            </w:r>
            <w:r>
              <w:rPr>
                <w:noProof/>
                <w:webHidden/>
              </w:rPr>
              <w:t>5</w:t>
            </w:r>
            <w:r>
              <w:rPr>
                <w:noProof/>
                <w:webHidden/>
              </w:rPr>
              <w:fldChar w:fldCharType="end"/>
            </w:r>
          </w:hyperlink>
        </w:p>
        <w:p w14:paraId="68623958" w14:textId="6E749929" w:rsidR="00B97C01" w:rsidRDefault="00B97C01">
          <w:pPr>
            <w:pStyle w:val="TOC2"/>
            <w:tabs>
              <w:tab w:val="left" w:pos="720"/>
              <w:tab w:val="right" w:leader="dot" w:pos="10790"/>
            </w:tabs>
            <w:rPr>
              <w:rFonts w:eastAsiaTheme="minorEastAsia"/>
              <w:noProof/>
              <w:sz w:val="24"/>
              <w:szCs w:val="24"/>
              <w:lang w:val="es-ES" w:eastAsia="es-ES"/>
            </w:rPr>
          </w:pPr>
          <w:hyperlink w:anchor="_Toc190290240" w:history="1">
            <w:r w:rsidRPr="00493514">
              <w:rPr>
                <w:rStyle w:val="Hyperlink"/>
                <w:noProof/>
              </w:rPr>
              <w:t>2.</w:t>
            </w:r>
            <w:r>
              <w:rPr>
                <w:rFonts w:eastAsiaTheme="minorEastAsia"/>
                <w:noProof/>
                <w:sz w:val="24"/>
                <w:szCs w:val="24"/>
                <w:lang w:val="es-ES" w:eastAsia="es-ES"/>
              </w:rPr>
              <w:tab/>
            </w:r>
            <w:r w:rsidRPr="00493514">
              <w:rPr>
                <w:rStyle w:val="Hyperlink"/>
                <w:noProof/>
              </w:rPr>
              <w:t>Deal Cloud Customization (Project-Wide, Upon Demand)</w:t>
            </w:r>
            <w:r>
              <w:rPr>
                <w:noProof/>
                <w:webHidden/>
              </w:rPr>
              <w:tab/>
            </w:r>
            <w:r>
              <w:rPr>
                <w:noProof/>
                <w:webHidden/>
              </w:rPr>
              <w:fldChar w:fldCharType="begin"/>
            </w:r>
            <w:r>
              <w:rPr>
                <w:noProof/>
                <w:webHidden/>
              </w:rPr>
              <w:instrText xml:space="preserve"> PAGEREF _Toc190290240 \h </w:instrText>
            </w:r>
            <w:r>
              <w:rPr>
                <w:noProof/>
                <w:webHidden/>
              </w:rPr>
            </w:r>
            <w:r>
              <w:rPr>
                <w:noProof/>
                <w:webHidden/>
              </w:rPr>
              <w:fldChar w:fldCharType="separate"/>
            </w:r>
            <w:r>
              <w:rPr>
                <w:noProof/>
                <w:webHidden/>
              </w:rPr>
              <w:t>6</w:t>
            </w:r>
            <w:r>
              <w:rPr>
                <w:noProof/>
                <w:webHidden/>
              </w:rPr>
              <w:fldChar w:fldCharType="end"/>
            </w:r>
          </w:hyperlink>
        </w:p>
        <w:p w14:paraId="1B3ED357" w14:textId="067D5AD6" w:rsidR="00B97C01" w:rsidRDefault="00B97C01">
          <w:pPr>
            <w:pStyle w:val="TOC2"/>
            <w:tabs>
              <w:tab w:val="left" w:pos="720"/>
              <w:tab w:val="right" w:leader="dot" w:pos="10790"/>
            </w:tabs>
            <w:rPr>
              <w:rFonts w:eastAsiaTheme="minorEastAsia"/>
              <w:noProof/>
              <w:sz w:val="24"/>
              <w:szCs w:val="24"/>
              <w:lang w:val="es-ES" w:eastAsia="es-ES"/>
            </w:rPr>
          </w:pPr>
          <w:hyperlink w:anchor="_Toc190290241" w:history="1">
            <w:r w:rsidRPr="00493514">
              <w:rPr>
                <w:rStyle w:val="Hyperlink"/>
                <w:noProof/>
              </w:rPr>
              <w:t>3.</w:t>
            </w:r>
            <w:r>
              <w:rPr>
                <w:rFonts w:eastAsiaTheme="minorEastAsia"/>
                <w:noProof/>
                <w:sz w:val="24"/>
                <w:szCs w:val="24"/>
                <w:lang w:val="es-ES" w:eastAsia="es-ES"/>
              </w:rPr>
              <w:tab/>
            </w:r>
            <w:r w:rsidRPr="00493514">
              <w:rPr>
                <w:rStyle w:val="Hyperlink"/>
                <w:noProof/>
              </w:rPr>
              <w:t>Quick Wins &amp; Proof-of-Concept</w:t>
            </w:r>
            <w:r>
              <w:rPr>
                <w:noProof/>
                <w:webHidden/>
              </w:rPr>
              <w:tab/>
            </w:r>
            <w:r>
              <w:rPr>
                <w:noProof/>
                <w:webHidden/>
              </w:rPr>
              <w:fldChar w:fldCharType="begin"/>
            </w:r>
            <w:r>
              <w:rPr>
                <w:noProof/>
                <w:webHidden/>
              </w:rPr>
              <w:instrText xml:space="preserve"> PAGEREF _Toc190290241 \h </w:instrText>
            </w:r>
            <w:r>
              <w:rPr>
                <w:noProof/>
                <w:webHidden/>
              </w:rPr>
            </w:r>
            <w:r>
              <w:rPr>
                <w:noProof/>
                <w:webHidden/>
              </w:rPr>
              <w:fldChar w:fldCharType="separate"/>
            </w:r>
            <w:r>
              <w:rPr>
                <w:noProof/>
                <w:webHidden/>
              </w:rPr>
              <w:t>8</w:t>
            </w:r>
            <w:r>
              <w:rPr>
                <w:noProof/>
                <w:webHidden/>
              </w:rPr>
              <w:fldChar w:fldCharType="end"/>
            </w:r>
          </w:hyperlink>
        </w:p>
        <w:p w14:paraId="543E796F" w14:textId="50628B71" w:rsidR="00B97C01" w:rsidRDefault="00B97C01">
          <w:pPr>
            <w:pStyle w:val="TOC3"/>
            <w:tabs>
              <w:tab w:val="right" w:leader="dot" w:pos="10790"/>
            </w:tabs>
            <w:rPr>
              <w:rFonts w:eastAsiaTheme="minorEastAsia"/>
              <w:noProof/>
              <w:sz w:val="24"/>
              <w:szCs w:val="24"/>
              <w:lang w:val="es-ES" w:eastAsia="es-ES"/>
            </w:rPr>
          </w:pPr>
          <w:hyperlink w:anchor="_Toc190290242" w:history="1">
            <w:r w:rsidRPr="00493514">
              <w:rPr>
                <w:rStyle w:val="Hyperlink"/>
                <w:rFonts w:asciiTheme="majorHAnsi" w:hAnsiTheme="majorHAnsi" w:cstheme="majorHAnsi"/>
                <w:noProof/>
                <w:color w:val="034990" w:themeColor="hyperlink" w:themeShade="BF"/>
              </w:rPr>
              <w:t>3.1 Metropolitan Data Architecture Technical Setup for Deal Team Reporting – Pipeline and Funnel reports</w:t>
            </w:r>
            <w:r>
              <w:rPr>
                <w:noProof/>
                <w:webHidden/>
              </w:rPr>
              <w:tab/>
            </w:r>
            <w:r>
              <w:rPr>
                <w:noProof/>
                <w:webHidden/>
              </w:rPr>
              <w:fldChar w:fldCharType="begin"/>
            </w:r>
            <w:r>
              <w:rPr>
                <w:noProof/>
                <w:webHidden/>
              </w:rPr>
              <w:instrText xml:space="preserve"> PAGEREF _Toc190290242 \h </w:instrText>
            </w:r>
            <w:r>
              <w:rPr>
                <w:noProof/>
                <w:webHidden/>
              </w:rPr>
            </w:r>
            <w:r>
              <w:rPr>
                <w:noProof/>
                <w:webHidden/>
              </w:rPr>
              <w:fldChar w:fldCharType="separate"/>
            </w:r>
            <w:r>
              <w:rPr>
                <w:noProof/>
                <w:webHidden/>
              </w:rPr>
              <w:t>8</w:t>
            </w:r>
            <w:r>
              <w:rPr>
                <w:noProof/>
                <w:webHidden/>
              </w:rPr>
              <w:fldChar w:fldCharType="end"/>
            </w:r>
          </w:hyperlink>
        </w:p>
        <w:p w14:paraId="7BC58671" w14:textId="424311DB" w:rsidR="00B97C01" w:rsidRDefault="00B97C01">
          <w:pPr>
            <w:pStyle w:val="TOC3"/>
            <w:tabs>
              <w:tab w:val="right" w:leader="dot" w:pos="10790"/>
            </w:tabs>
            <w:rPr>
              <w:rFonts w:eastAsiaTheme="minorEastAsia"/>
              <w:noProof/>
              <w:sz w:val="24"/>
              <w:szCs w:val="24"/>
              <w:lang w:val="es-ES" w:eastAsia="es-ES"/>
            </w:rPr>
          </w:pPr>
          <w:hyperlink w:anchor="_Toc190290243" w:history="1">
            <w:r w:rsidRPr="00493514">
              <w:rPr>
                <w:rStyle w:val="Hyperlink"/>
                <w:rFonts w:asciiTheme="majorHAnsi" w:hAnsiTheme="majorHAnsi" w:cstheme="majorHAnsi"/>
                <w:noProof/>
                <w:color w:val="034990" w:themeColor="hyperlink" w:themeShade="BF"/>
              </w:rPr>
              <w:t>3.2 Data Cleansing for Deal Data</w:t>
            </w:r>
            <w:r>
              <w:rPr>
                <w:noProof/>
                <w:webHidden/>
              </w:rPr>
              <w:tab/>
            </w:r>
            <w:r>
              <w:rPr>
                <w:noProof/>
                <w:webHidden/>
              </w:rPr>
              <w:fldChar w:fldCharType="begin"/>
            </w:r>
            <w:r>
              <w:rPr>
                <w:noProof/>
                <w:webHidden/>
              </w:rPr>
              <w:instrText xml:space="preserve"> PAGEREF _Toc190290243 \h </w:instrText>
            </w:r>
            <w:r>
              <w:rPr>
                <w:noProof/>
                <w:webHidden/>
              </w:rPr>
            </w:r>
            <w:r>
              <w:rPr>
                <w:noProof/>
                <w:webHidden/>
              </w:rPr>
              <w:fldChar w:fldCharType="separate"/>
            </w:r>
            <w:r>
              <w:rPr>
                <w:noProof/>
                <w:webHidden/>
              </w:rPr>
              <w:t>8</w:t>
            </w:r>
            <w:r>
              <w:rPr>
                <w:noProof/>
                <w:webHidden/>
              </w:rPr>
              <w:fldChar w:fldCharType="end"/>
            </w:r>
          </w:hyperlink>
        </w:p>
        <w:p w14:paraId="63C38533" w14:textId="1E6AF186" w:rsidR="00B97C01" w:rsidRDefault="00B97C01">
          <w:pPr>
            <w:pStyle w:val="TOC3"/>
            <w:tabs>
              <w:tab w:val="right" w:leader="dot" w:pos="10790"/>
            </w:tabs>
            <w:rPr>
              <w:rFonts w:eastAsiaTheme="minorEastAsia"/>
              <w:noProof/>
              <w:sz w:val="24"/>
              <w:szCs w:val="24"/>
              <w:lang w:val="es-ES" w:eastAsia="es-ES"/>
            </w:rPr>
          </w:pPr>
          <w:hyperlink w:anchor="_Toc190290244" w:history="1">
            <w:r w:rsidRPr="00493514">
              <w:rPr>
                <w:rStyle w:val="Hyperlink"/>
                <w:rFonts w:asciiTheme="majorHAnsi" w:hAnsiTheme="majorHAnsi" w:cstheme="majorHAnsi"/>
                <w:noProof/>
                <w:color w:val="034990" w:themeColor="hyperlink" w:themeShade="BF"/>
              </w:rPr>
              <w:t>3.3 Data Quality Monitoring &amp; Reporting Dashboard</w:t>
            </w:r>
            <w:r>
              <w:rPr>
                <w:noProof/>
                <w:webHidden/>
              </w:rPr>
              <w:tab/>
            </w:r>
            <w:r>
              <w:rPr>
                <w:noProof/>
                <w:webHidden/>
              </w:rPr>
              <w:fldChar w:fldCharType="begin"/>
            </w:r>
            <w:r>
              <w:rPr>
                <w:noProof/>
                <w:webHidden/>
              </w:rPr>
              <w:instrText xml:space="preserve"> PAGEREF _Toc190290244 \h </w:instrText>
            </w:r>
            <w:r>
              <w:rPr>
                <w:noProof/>
                <w:webHidden/>
              </w:rPr>
            </w:r>
            <w:r>
              <w:rPr>
                <w:noProof/>
                <w:webHidden/>
              </w:rPr>
              <w:fldChar w:fldCharType="separate"/>
            </w:r>
            <w:r>
              <w:rPr>
                <w:noProof/>
                <w:webHidden/>
              </w:rPr>
              <w:t>9</w:t>
            </w:r>
            <w:r>
              <w:rPr>
                <w:noProof/>
                <w:webHidden/>
              </w:rPr>
              <w:fldChar w:fldCharType="end"/>
            </w:r>
          </w:hyperlink>
        </w:p>
        <w:p w14:paraId="5ED9E1F2" w14:textId="3781EEF0" w:rsidR="00B97C01" w:rsidRDefault="00B97C01">
          <w:pPr>
            <w:pStyle w:val="TOC3"/>
            <w:tabs>
              <w:tab w:val="right" w:leader="dot" w:pos="10790"/>
            </w:tabs>
            <w:rPr>
              <w:rFonts w:eastAsiaTheme="minorEastAsia"/>
              <w:noProof/>
              <w:sz w:val="24"/>
              <w:szCs w:val="24"/>
              <w:lang w:val="es-ES" w:eastAsia="es-ES"/>
            </w:rPr>
          </w:pPr>
          <w:hyperlink w:anchor="_Toc190290245" w:history="1">
            <w:r w:rsidRPr="00493514">
              <w:rPr>
                <w:rStyle w:val="Hyperlink"/>
                <w:rFonts w:asciiTheme="majorHAnsi" w:hAnsiTheme="majorHAnsi" w:cstheme="majorHAnsi"/>
                <w:noProof/>
                <w:color w:val="034990" w:themeColor="hyperlink" w:themeShade="BF"/>
              </w:rPr>
              <w:t>3.4 Automated Email Notifications</w:t>
            </w:r>
            <w:r>
              <w:rPr>
                <w:noProof/>
                <w:webHidden/>
              </w:rPr>
              <w:tab/>
            </w:r>
            <w:r>
              <w:rPr>
                <w:noProof/>
                <w:webHidden/>
              </w:rPr>
              <w:fldChar w:fldCharType="begin"/>
            </w:r>
            <w:r>
              <w:rPr>
                <w:noProof/>
                <w:webHidden/>
              </w:rPr>
              <w:instrText xml:space="preserve"> PAGEREF _Toc190290245 \h </w:instrText>
            </w:r>
            <w:r>
              <w:rPr>
                <w:noProof/>
                <w:webHidden/>
              </w:rPr>
            </w:r>
            <w:r>
              <w:rPr>
                <w:noProof/>
                <w:webHidden/>
              </w:rPr>
              <w:fldChar w:fldCharType="separate"/>
            </w:r>
            <w:r>
              <w:rPr>
                <w:noProof/>
                <w:webHidden/>
              </w:rPr>
              <w:t>10</w:t>
            </w:r>
            <w:r>
              <w:rPr>
                <w:noProof/>
                <w:webHidden/>
              </w:rPr>
              <w:fldChar w:fldCharType="end"/>
            </w:r>
          </w:hyperlink>
        </w:p>
        <w:p w14:paraId="67BDFABF" w14:textId="2795BD80" w:rsidR="00B97C01" w:rsidRDefault="00B97C01">
          <w:pPr>
            <w:pStyle w:val="TOC3"/>
            <w:tabs>
              <w:tab w:val="right" w:leader="dot" w:pos="10790"/>
            </w:tabs>
            <w:rPr>
              <w:rFonts w:eastAsiaTheme="minorEastAsia"/>
              <w:noProof/>
              <w:sz w:val="24"/>
              <w:szCs w:val="24"/>
              <w:lang w:val="es-ES" w:eastAsia="es-ES"/>
            </w:rPr>
          </w:pPr>
          <w:hyperlink w:anchor="_Toc190290246" w:history="1">
            <w:r w:rsidRPr="00493514">
              <w:rPr>
                <w:rStyle w:val="Hyperlink"/>
                <w:rFonts w:asciiTheme="majorHAnsi" w:hAnsiTheme="majorHAnsi" w:cstheme="majorHAnsi"/>
                <w:noProof/>
                <w:color w:val="034990" w:themeColor="hyperlink" w:themeShade="BF"/>
              </w:rPr>
              <w:t>3.5 Automation of Pipeline and Funnel reports</w:t>
            </w:r>
            <w:r>
              <w:rPr>
                <w:noProof/>
                <w:webHidden/>
              </w:rPr>
              <w:tab/>
            </w:r>
            <w:r>
              <w:rPr>
                <w:noProof/>
                <w:webHidden/>
              </w:rPr>
              <w:fldChar w:fldCharType="begin"/>
            </w:r>
            <w:r>
              <w:rPr>
                <w:noProof/>
                <w:webHidden/>
              </w:rPr>
              <w:instrText xml:space="preserve"> PAGEREF _Toc190290246 \h </w:instrText>
            </w:r>
            <w:r>
              <w:rPr>
                <w:noProof/>
                <w:webHidden/>
              </w:rPr>
            </w:r>
            <w:r>
              <w:rPr>
                <w:noProof/>
                <w:webHidden/>
              </w:rPr>
              <w:fldChar w:fldCharType="separate"/>
            </w:r>
            <w:r>
              <w:rPr>
                <w:noProof/>
                <w:webHidden/>
              </w:rPr>
              <w:t>11</w:t>
            </w:r>
            <w:r>
              <w:rPr>
                <w:noProof/>
                <w:webHidden/>
              </w:rPr>
              <w:fldChar w:fldCharType="end"/>
            </w:r>
          </w:hyperlink>
        </w:p>
        <w:p w14:paraId="7E49588F" w14:textId="563465C3" w:rsidR="00B97C01" w:rsidRDefault="00B97C01">
          <w:pPr>
            <w:pStyle w:val="TOC3"/>
            <w:tabs>
              <w:tab w:val="right" w:leader="dot" w:pos="10790"/>
            </w:tabs>
            <w:rPr>
              <w:rFonts w:eastAsiaTheme="minorEastAsia"/>
              <w:noProof/>
              <w:sz w:val="24"/>
              <w:szCs w:val="24"/>
              <w:lang w:val="es-ES" w:eastAsia="es-ES"/>
            </w:rPr>
          </w:pPr>
          <w:hyperlink w:anchor="_Toc190290247" w:history="1">
            <w:r w:rsidRPr="00493514">
              <w:rPr>
                <w:rStyle w:val="Hyperlink"/>
                <w:rFonts w:asciiTheme="majorHAnsi" w:hAnsiTheme="majorHAnsi" w:cstheme="majorHAnsi"/>
                <w:noProof/>
                <w:color w:val="034990" w:themeColor="hyperlink" w:themeShade="BF"/>
              </w:rPr>
              <w:t>3.6 Training &amp; Change Management</w:t>
            </w:r>
            <w:r>
              <w:rPr>
                <w:noProof/>
                <w:webHidden/>
              </w:rPr>
              <w:tab/>
            </w:r>
            <w:r>
              <w:rPr>
                <w:noProof/>
                <w:webHidden/>
              </w:rPr>
              <w:fldChar w:fldCharType="begin"/>
            </w:r>
            <w:r>
              <w:rPr>
                <w:noProof/>
                <w:webHidden/>
              </w:rPr>
              <w:instrText xml:space="preserve"> PAGEREF _Toc190290247 \h </w:instrText>
            </w:r>
            <w:r>
              <w:rPr>
                <w:noProof/>
                <w:webHidden/>
              </w:rPr>
            </w:r>
            <w:r>
              <w:rPr>
                <w:noProof/>
                <w:webHidden/>
              </w:rPr>
              <w:fldChar w:fldCharType="separate"/>
            </w:r>
            <w:r>
              <w:rPr>
                <w:noProof/>
                <w:webHidden/>
              </w:rPr>
              <w:t>12</w:t>
            </w:r>
            <w:r>
              <w:rPr>
                <w:noProof/>
                <w:webHidden/>
              </w:rPr>
              <w:fldChar w:fldCharType="end"/>
            </w:r>
          </w:hyperlink>
        </w:p>
        <w:p w14:paraId="5ED76AB8" w14:textId="27A66C55" w:rsidR="00B97C01" w:rsidRDefault="00B97C01">
          <w:pPr>
            <w:pStyle w:val="TOC2"/>
            <w:tabs>
              <w:tab w:val="right" w:leader="dot" w:pos="10790"/>
            </w:tabs>
            <w:rPr>
              <w:rFonts w:eastAsiaTheme="minorEastAsia"/>
              <w:noProof/>
              <w:sz w:val="24"/>
              <w:szCs w:val="24"/>
              <w:lang w:val="es-ES" w:eastAsia="es-ES"/>
            </w:rPr>
          </w:pPr>
          <w:hyperlink w:anchor="_Toc190290248" w:history="1">
            <w:r w:rsidRPr="00493514">
              <w:rPr>
                <w:rStyle w:val="Hyperlink"/>
                <w:noProof/>
                <w:shd w:val="clear" w:color="auto" w:fill="FFFFFF"/>
              </w:rPr>
              <w:t>Team, Effort and Pricing</w:t>
            </w:r>
            <w:r>
              <w:rPr>
                <w:noProof/>
                <w:webHidden/>
              </w:rPr>
              <w:tab/>
            </w:r>
            <w:r>
              <w:rPr>
                <w:noProof/>
                <w:webHidden/>
              </w:rPr>
              <w:fldChar w:fldCharType="begin"/>
            </w:r>
            <w:r>
              <w:rPr>
                <w:noProof/>
                <w:webHidden/>
              </w:rPr>
              <w:instrText xml:space="preserve"> PAGEREF _Toc190290248 \h </w:instrText>
            </w:r>
            <w:r>
              <w:rPr>
                <w:noProof/>
                <w:webHidden/>
              </w:rPr>
            </w:r>
            <w:r>
              <w:rPr>
                <w:noProof/>
                <w:webHidden/>
              </w:rPr>
              <w:fldChar w:fldCharType="separate"/>
            </w:r>
            <w:r>
              <w:rPr>
                <w:noProof/>
                <w:webHidden/>
              </w:rPr>
              <w:t>14</w:t>
            </w:r>
            <w:r>
              <w:rPr>
                <w:noProof/>
                <w:webHidden/>
              </w:rPr>
              <w:fldChar w:fldCharType="end"/>
            </w:r>
          </w:hyperlink>
        </w:p>
        <w:p w14:paraId="09260FF4" w14:textId="39CBC967" w:rsidR="00B97C01" w:rsidRDefault="00B97C01">
          <w:pPr>
            <w:pStyle w:val="TOC2"/>
            <w:tabs>
              <w:tab w:val="right" w:leader="dot" w:pos="10790"/>
            </w:tabs>
            <w:rPr>
              <w:rFonts w:eastAsiaTheme="minorEastAsia"/>
              <w:noProof/>
              <w:sz w:val="24"/>
              <w:szCs w:val="24"/>
              <w:lang w:val="es-ES" w:eastAsia="es-ES"/>
            </w:rPr>
          </w:pPr>
          <w:hyperlink w:anchor="_Toc190290249" w:history="1">
            <w:r w:rsidRPr="00493514">
              <w:rPr>
                <w:rStyle w:val="Hyperlink"/>
                <w:noProof/>
                <w:shd w:val="clear" w:color="auto" w:fill="FFFFFF"/>
              </w:rPr>
              <w:t>Overall Timeline</w:t>
            </w:r>
            <w:r>
              <w:rPr>
                <w:noProof/>
                <w:webHidden/>
              </w:rPr>
              <w:tab/>
            </w:r>
            <w:r>
              <w:rPr>
                <w:noProof/>
                <w:webHidden/>
              </w:rPr>
              <w:fldChar w:fldCharType="begin"/>
            </w:r>
            <w:r>
              <w:rPr>
                <w:noProof/>
                <w:webHidden/>
              </w:rPr>
              <w:instrText xml:space="preserve"> PAGEREF _Toc190290249 \h </w:instrText>
            </w:r>
            <w:r>
              <w:rPr>
                <w:noProof/>
                <w:webHidden/>
              </w:rPr>
            </w:r>
            <w:r>
              <w:rPr>
                <w:noProof/>
                <w:webHidden/>
              </w:rPr>
              <w:fldChar w:fldCharType="separate"/>
            </w:r>
            <w:r>
              <w:rPr>
                <w:noProof/>
                <w:webHidden/>
              </w:rPr>
              <w:t>15</w:t>
            </w:r>
            <w:r>
              <w:rPr>
                <w:noProof/>
                <w:webHidden/>
              </w:rPr>
              <w:fldChar w:fldCharType="end"/>
            </w:r>
          </w:hyperlink>
        </w:p>
        <w:p w14:paraId="143EC7D4" w14:textId="160C1DF5" w:rsidR="00B97C01" w:rsidRDefault="00B97C01">
          <w:pPr>
            <w:pStyle w:val="TOC2"/>
            <w:tabs>
              <w:tab w:val="right" w:leader="dot" w:pos="10790"/>
            </w:tabs>
            <w:rPr>
              <w:rFonts w:eastAsiaTheme="minorEastAsia"/>
              <w:noProof/>
              <w:sz w:val="24"/>
              <w:szCs w:val="24"/>
              <w:lang w:val="es-ES" w:eastAsia="es-ES"/>
            </w:rPr>
          </w:pPr>
          <w:hyperlink w:anchor="_Toc190290250" w:history="1">
            <w:r w:rsidRPr="00493514">
              <w:rPr>
                <w:rStyle w:val="Hyperlink"/>
                <w:noProof/>
                <w:shd w:val="clear" w:color="auto" w:fill="FFFFFF"/>
              </w:rPr>
              <w:t>Benefits</w:t>
            </w:r>
            <w:r>
              <w:rPr>
                <w:noProof/>
                <w:webHidden/>
              </w:rPr>
              <w:tab/>
            </w:r>
            <w:r>
              <w:rPr>
                <w:noProof/>
                <w:webHidden/>
              </w:rPr>
              <w:fldChar w:fldCharType="begin"/>
            </w:r>
            <w:r>
              <w:rPr>
                <w:noProof/>
                <w:webHidden/>
              </w:rPr>
              <w:instrText xml:space="preserve"> PAGEREF _Toc190290250 \h </w:instrText>
            </w:r>
            <w:r>
              <w:rPr>
                <w:noProof/>
                <w:webHidden/>
              </w:rPr>
            </w:r>
            <w:r>
              <w:rPr>
                <w:noProof/>
                <w:webHidden/>
              </w:rPr>
              <w:fldChar w:fldCharType="separate"/>
            </w:r>
            <w:r>
              <w:rPr>
                <w:noProof/>
                <w:webHidden/>
              </w:rPr>
              <w:t>15</w:t>
            </w:r>
            <w:r>
              <w:rPr>
                <w:noProof/>
                <w:webHidden/>
              </w:rPr>
              <w:fldChar w:fldCharType="end"/>
            </w:r>
          </w:hyperlink>
        </w:p>
        <w:p w14:paraId="4784CEBB" w14:textId="29D2C887" w:rsidR="00B97C01" w:rsidRDefault="00B97C01">
          <w:pPr>
            <w:pStyle w:val="TOC1"/>
            <w:tabs>
              <w:tab w:val="right" w:leader="dot" w:pos="10790"/>
            </w:tabs>
            <w:rPr>
              <w:rFonts w:eastAsiaTheme="minorEastAsia"/>
              <w:noProof/>
              <w:sz w:val="24"/>
              <w:szCs w:val="24"/>
              <w:lang w:val="es-ES" w:eastAsia="es-ES"/>
            </w:rPr>
          </w:pPr>
          <w:hyperlink w:anchor="_Toc190290251" w:history="1">
            <w:r w:rsidRPr="00493514">
              <w:rPr>
                <w:rStyle w:val="Hyperlink"/>
                <w:noProof/>
                <w:shd w:val="clear" w:color="auto" w:fill="FFFFFF"/>
              </w:rPr>
              <w:t>Visualization of PIPE via PowerBI (optional)</w:t>
            </w:r>
            <w:r>
              <w:rPr>
                <w:noProof/>
                <w:webHidden/>
              </w:rPr>
              <w:tab/>
            </w:r>
            <w:r>
              <w:rPr>
                <w:noProof/>
                <w:webHidden/>
              </w:rPr>
              <w:fldChar w:fldCharType="begin"/>
            </w:r>
            <w:r>
              <w:rPr>
                <w:noProof/>
                <w:webHidden/>
              </w:rPr>
              <w:instrText xml:space="preserve"> PAGEREF _Toc190290251 \h </w:instrText>
            </w:r>
            <w:r>
              <w:rPr>
                <w:noProof/>
                <w:webHidden/>
              </w:rPr>
            </w:r>
            <w:r>
              <w:rPr>
                <w:noProof/>
                <w:webHidden/>
              </w:rPr>
              <w:fldChar w:fldCharType="separate"/>
            </w:r>
            <w:r>
              <w:rPr>
                <w:noProof/>
                <w:webHidden/>
              </w:rPr>
              <w:t>17</w:t>
            </w:r>
            <w:r>
              <w:rPr>
                <w:noProof/>
                <w:webHidden/>
              </w:rPr>
              <w:fldChar w:fldCharType="end"/>
            </w:r>
          </w:hyperlink>
        </w:p>
        <w:p w14:paraId="40236DC8" w14:textId="4CFBB70C" w:rsidR="001E7DD2" w:rsidRPr="0026775D" w:rsidRDefault="009F4C7E" w:rsidP="0026775D">
          <w:pPr>
            <w:pStyle w:val="TOC1"/>
            <w:tabs>
              <w:tab w:val="right" w:leader="dot" w:pos="9345"/>
            </w:tabs>
            <w:rPr>
              <w:noProof/>
              <w:color w:val="0563C1" w:themeColor="hyperlink"/>
              <w:u w:val="single"/>
              <w:lang w:val="es-ES" w:eastAsia="es-ES"/>
            </w:rPr>
          </w:pPr>
          <w:r>
            <w:fldChar w:fldCharType="end"/>
          </w:r>
        </w:p>
      </w:sdtContent>
    </w:sdt>
    <w:p w14:paraId="5E5FA4D4" w14:textId="16435147" w:rsidR="00AD14A8" w:rsidRPr="00AD14A8" w:rsidRDefault="00AD14A8" w:rsidP="00AD14A8">
      <w:pPr>
        <w:rPr>
          <w:rFonts w:asciiTheme="majorHAnsi" w:eastAsiaTheme="majorEastAsia" w:hAnsiTheme="majorHAnsi" w:cstheme="majorBidi"/>
          <w:color w:val="2F5496" w:themeColor="accent1" w:themeShade="BF"/>
          <w:sz w:val="32"/>
          <w:szCs w:val="32"/>
        </w:rPr>
      </w:pPr>
      <w:r>
        <w:rPr>
          <w:color w:val="2F5496" w:themeColor="accent1" w:themeShade="BF"/>
        </w:rPr>
        <w:br w:type="page"/>
      </w:r>
    </w:p>
    <w:p w14:paraId="1E1DDED4" w14:textId="6B30F8C3" w:rsidR="00027906" w:rsidRPr="0026775D" w:rsidRDefault="00027906" w:rsidP="0AA4908D">
      <w:pPr>
        <w:pStyle w:val="Heading1"/>
      </w:pPr>
      <w:bookmarkStart w:id="1" w:name="_Toc190281515"/>
      <w:bookmarkStart w:id="2" w:name="_Toc190285260"/>
      <w:bookmarkStart w:id="3" w:name="_Toc190290236"/>
      <w:r w:rsidRPr="0026775D">
        <w:lastRenderedPageBreak/>
        <w:t xml:space="preserve">Metropolitan DealCloud </w:t>
      </w:r>
      <w:r w:rsidR="001B1822" w:rsidRPr="0026775D">
        <w:t>U</w:t>
      </w:r>
      <w:r w:rsidRPr="0026775D">
        <w:t xml:space="preserve">sage </w:t>
      </w:r>
      <w:r w:rsidR="001B1822" w:rsidRPr="0026775D">
        <w:t>O</w:t>
      </w:r>
      <w:r w:rsidRPr="0026775D">
        <w:t>ptim</w:t>
      </w:r>
      <w:r w:rsidR="00B67DF3" w:rsidRPr="0026775D">
        <w:t>ization</w:t>
      </w:r>
      <w:r w:rsidRPr="0026775D">
        <w:t xml:space="preserve"> </w:t>
      </w:r>
      <w:r w:rsidR="001B1822" w:rsidRPr="0026775D">
        <w:t>P</w:t>
      </w:r>
      <w:r w:rsidRPr="0026775D">
        <w:t>roject</w:t>
      </w:r>
      <w:bookmarkEnd w:id="1"/>
      <w:bookmarkEnd w:id="2"/>
      <w:bookmarkEnd w:id="3"/>
    </w:p>
    <w:p w14:paraId="170C33AB" w14:textId="77777777" w:rsidR="00027906" w:rsidRPr="00FC6846" w:rsidRDefault="00027906" w:rsidP="00027906">
      <w:pPr>
        <w:rPr>
          <w:rFonts w:asciiTheme="majorHAnsi" w:hAnsiTheme="majorHAnsi" w:cstheme="majorHAnsi"/>
        </w:rPr>
      </w:pPr>
    </w:p>
    <w:p w14:paraId="4F75A40C" w14:textId="15CE5906" w:rsidR="001B1822" w:rsidRPr="00BA22CA" w:rsidRDefault="00027906" w:rsidP="001B1822">
      <w:pPr>
        <w:pStyle w:val="Heading2"/>
      </w:pPr>
      <w:bookmarkStart w:id="4" w:name="_Toc190281516"/>
      <w:bookmarkStart w:id="5" w:name="_Toc190285261"/>
      <w:bookmarkStart w:id="6" w:name="_Toc190290237"/>
      <w:r w:rsidRPr="00BA22CA">
        <w:t>Project Overview</w:t>
      </w:r>
      <w:bookmarkEnd w:id="4"/>
      <w:bookmarkEnd w:id="5"/>
      <w:bookmarkEnd w:id="6"/>
    </w:p>
    <w:p w14:paraId="6C18E5F0" w14:textId="77777777" w:rsidR="00207CE2" w:rsidRDefault="00207CE2" w:rsidP="008425AB">
      <w:pPr>
        <w:pStyle w:val="NormalWeb"/>
        <w:jc w:val="both"/>
        <w:rPr>
          <w:rFonts w:asciiTheme="majorHAnsi" w:hAnsiTheme="majorHAnsi" w:cstheme="majorHAnsi"/>
          <w:sz w:val="22"/>
          <w:szCs w:val="22"/>
        </w:rPr>
      </w:pPr>
      <w:r w:rsidRPr="00207CE2">
        <w:rPr>
          <w:rFonts w:asciiTheme="majorHAnsi" w:hAnsiTheme="majorHAnsi" w:cstheme="majorHAnsi"/>
          <w:sz w:val="22"/>
          <w:szCs w:val="22"/>
        </w:rPr>
        <w:t xml:space="preserve">This project optimizes </w:t>
      </w:r>
      <w:proofErr w:type="spellStart"/>
      <w:r w:rsidRPr="00207CE2">
        <w:rPr>
          <w:rFonts w:asciiTheme="majorHAnsi" w:hAnsiTheme="majorHAnsi" w:cstheme="majorHAnsi"/>
          <w:sz w:val="22"/>
          <w:szCs w:val="22"/>
        </w:rPr>
        <w:t>DealCloud</w:t>
      </w:r>
      <w:proofErr w:type="spellEnd"/>
      <w:r w:rsidRPr="00207CE2">
        <w:rPr>
          <w:rFonts w:asciiTheme="majorHAnsi" w:hAnsiTheme="majorHAnsi" w:cstheme="majorHAnsi"/>
          <w:sz w:val="22"/>
          <w:szCs w:val="22"/>
        </w:rPr>
        <w:t xml:space="preserve"> usage to enhance data quality, streamline processes, and boost team efficiency. We'll deliver quick wins early, such as automated dashboards that reduce manual effort and improve data accuracy, while simultaneously building a robust data governance framework. </w:t>
      </w:r>
    </w:p>
    <w:p w14:paraId="5DAF09E1" w14:textId="5E66B63A" w:rsidR="008425AB" w:rsidRDefault="008425AB" w:rsidP="008425AB">
      <w:pPr>
        <w:pStyle w:val="NormalWeb"/>
        <w:jc w:val="both"/>
        <w:rPr>
          <w:rFonts w:asciiTheme="majorHAnsi" w:hAnsiTheme="majorHAnsi" w:cstheme="majorHAnsi"/>
          <w:sz w:val="22"/>
          <w:szCs w:val="22"/>
        </w:rPr>
      </w:pPr>
      <w:r w:rsidRPr="00262EBF">
        <w:rPr>
          <w:rFonts w:asciiTheme="majorHAnsi" w:hAnsiTheme="majorHAnsi" w:cstheme="majorHAnsi"/>
          <w:sz w:val="22"/>
          <w:szCs w:val="22"/>
        </w:rPr>
        <w:t xml:space="preserve">Additionally, this project will serve as a foundation for demonstrating the benefits of a structured data management approach, acting as a proof of concept for applying similar principles to broader data architecture initiatives in the future. </w:t>
      </w:r>
    </w:p>
    <w:p w14:paraId="7580C1C9" w14:textId="59C7DA8E" w:rsidR="00766760" w:rsidRPr="00FC6846" w:rsidRDefault="00766760" w:rsidP="00766760">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With the proposed approach, Metropolitan will gain a streamlined, efficient, and future-ready data environment that supports both day-to-day operations and strategic decision-making. A better-defined process, supported by optimized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will improve data accuracy</w:t>
      </w:r>
      <w:r w:rsidR="00000314">
        <w:rPr>
          <w:rFonts w:asciiTheme="majorHAnsi" w:eastAsia="Times New Roman" w:hAnsiTheme="majorHAnsi" w:cstheme="majorHAnsi"/>
          <w:kern w:val="0"/>
          <w14:ligatures w14:val="none"/>
        </w:rPr>
        <w:t xml:space="preserve"> and reduce manual efforts. Approach enables getting quick wins while </w:t>
      </w:r>
      <w:r w:rsidR="00096FFA">
        <w:rPr>
          <w:rFonts w:asciiTheme="majorHAnsi" w:eastAsia="Times New Roman" w:hAnsiTheme="majorHAnsi" w:cstheme="majorHAnsi"/>
          <w:kern w:val="0"/>
          <w14:ligatures w14:val="none"/>
        </w:rPr>
        <w:t>improving dashboard, processes and collaboration throughout the project</w:t>
      </w:r>
      <w:r w:rsidR="00000314">
        <w:rPr>
          <w:rFonts w:asciiTheme="majorHAnsi" w:eastAsia="Times New Roman" w:hAnsiTheme="majorHAnsi" w:cstheme="majorHAnsi"/>
          <w:kern w:val="0"/>
          <w14:ligatures w14:val="none"/>
        </w:rPr>
        <w:t xml:space="preserve"> as data governance activities </w:t>
      </w:r>
      <w:r w:rsidR="00096FFA">
        <w:rPr>
          <w:rFonts w:asciiTheme="majorHAnsi" w:eastAsia="Times New Roman" w:hAnsiTheme="majorHAnsi" w:cstheme="majorHAnsi"/>
          <w:kern w:val="0"/>
          <w14:ligatures w14:val="none"/>
        </w:rPr>
        <w:t xml:space="preserve">progress in parallel. </w:t>
      </w:r>
    </w:p>
    <w:p w14:paraId="67972956" w14:textId="77777777" w:rsidR="00766760" w:rsidRPr="00FC6846" w:rsidRDefault="00766760" w:rsidP="00766760">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The introduction of data governance, along with automation and reporting tools, will ensure consistent data standards, clear ownership, and long-term sustainability of data quality. This framework will help the firm not only maintain cleaner data but also drive accountability across teams.</w:t>
      </w:r>
    </w:p>
    <w:p w14:paraId="2D19C90C" w14:textId="77777777" w:rsidR="00766760" w:rsidRPr="00FC6846" w:rsidRDefault="00766760" w:rsidP="00766760">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Key value drivers and benefits of the project include:</w:t>
      </w:r>
    </w:p>
    <w:p w14:paraId="51428E0D" w14:textId="77777777" w:rsidR="00766760" w:rsidRPr="00FC6846" w:rsidRDefault="00766760" w:rsidP="00766760">
      <w:pPr>
        <w:numPr>
          <w:ilvl w:val="0"/>
          <w:numId w:val="18"/>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Quick Wins &amp; Early Deliveries:</w:t>
      </w:r>
    </w:p>
    <w:p w14:paraId="0960EAB5" w14:textId="1A219EA8" w:rsidR="00E75962" w:rsidRDefault="00414E5B"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Pipeline and Funnel Report Automation</w:t>
      </w:r>
      <w:r w:rsidR="00262EBF">
        <w:rPr>
          <w:rFonts w:asciiTheme="majorHAnsi" w:eastAsia="Times New Roman" w:hAnsiTheme="majorHAnsi" w:cstheme="majorHAnsi"/>
          <w:kern w:val="0"/>
          <w14:ligatures w14:val="none"/>
        </w:rPr>
        <w:t xml:space="preserve">: Reduces the </w:t>
      </w:r>
      <w:proofErr w:type="gramStart"/>
      <w:r w:rsidR="00262EBF">
        <w:rPr>
          <w:rFonts w:asciiTheme="majorHAnsi" w:eastAsia="Times New Roman" w:hAnsiTheme="majorHAnsi" w:cstheme="majorHAnsi"/>
          <w:kern w:val="0"/>
          <w14:ligatures w14:val="none"/>
        </w:rPr>
        <w:t>teams</w:t>
      </w:r>
      <w:proofErr w:type="gramEnd"/>
      <w:r w:rsidR="00262EBF">
        <w:rPr>
          <w:rFonts w:asciiTheme="majorHAnsi" w:eastAsia="Times New Roman" w:hAnsiTheme="majorHAnsi" w:cstheme="majorHAnsi"/>
          <w:kern w:val="0"/>
          <w14:ligatures w14:val="none"/>
        </w:rPr>
        <w:t xml:space="preserve"> manual work and time spent on data review and validation.  </w:t>
      </w:r>
    </w:p>
    <w:p w14:paraId="01506783"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Quality Dashboard: Provides immediate visibility into data hygiene issues, enabling fast identification and resolution.</w:t>
      </w:r>
    </w:p>
    <w:p w14:paraId="049FB774"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Email Notifications: Personalized reminders for users to efficiently manage and cleanse data, reducing manual follow-ups.</w:t>
      </w:r>
    </w:p>
    <w:p w14:paraId="7E4D8CB8" w14:textId="77777777" w:rsidR="00766760" w:rsidRPr="00FC6846" w:rsidRDefault="00766760" w:rsidP="0076676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Improved Data Accuracy &amp; Governance</w:t>
      </w:r>
      <w:r w:rsidRPr="00FC6846">
        <w:rPr>
          <w:rFonts w:asciiTheme="majorHAnsi" w:eastAsia="Times New Roman" w:hAnsiTheme="majorHAnsi" w:cstheme="majorHAnsi"/>
          <w:kern w:val="0"/>
          <w14:ligatures w14:val="none"/>
        </w:rPr>
        <w:t>:</w:t>
      </w:r>
    </w:p>
    <w:p w14:paraId="001C614C"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validation checks and monitoring tools to reduce errors.</w:t>
      </w:r>
    </w:p>
    <w:p w14:paraId="5BCD4ACB"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Clearly defined roles and responsibilities to ensure data ownership and accountability.</w:t>
      </w:r>
    </w:p>
    <w:p w14:paraId="6DBB31B3" w14:textId="77777777" w:rsidR="00766760" w:rsidRPr="00FC6846" w:rsidRDefault="00766760" w:rsidP="0076676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Increased Process Efficiency</w:t>
      </w:r>
      <w:r w:rsidRPr="00FC6846">
        <w:rPr>
          <w:rFonts w:asciiTheme="majorHAnsi" w:eastAsia="Times New Roman" w:hAnsiTheme="majorHAnsi" w:cstheme="majorHAnsi"/>
          <w:kern w:val="0"/>
          <w14:ligatures w14:val="none"/>
        </w:rPr>
        <w:t>:</w:t>
      </w:r>
    </w:p>
    <w:p w14:paraId="416E9417"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of repetitive tasks, freeing up time for strategic activities.</w:t>
      </w:r>
    </w:p>
    <w:p w14:paraId="4A341E21"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Streamlined workflows reducing manual interventions in data management.</w:t>
      </w:r>
    </w:p>
    <w:p w14:paraId="4C74C7C8" w14:textId="77777777" w:rsidR="00766760" w:rsidRPr="00FC6846" w:rsidRDefault="00766760" w:rsidP="0076676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Enhanced Reporting &amp; Insights</w:t>
      </w:r>
      <w:r w:rsidRPr="00FC6846">
        <w:rPr>
          <w:rFonts w:asciiTheme="majorHAnsi" w:eastAsia="Times New Roman" w:hAnsiTheme="majorHAnsi" w:cstheme="majorHAnsi"/>
          <w:kern w:val="0"/>
          <w14:ligatures w14:val="none"/>
        </w:rPr>
        <w:t>:</w:t>
      </w:r>
    </w:p>
    <w:p w14:paraId="37211DCC"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Simplified data flows into tools like Power BI and KNIME for faster, more reliable reporting.</w:t>
      </w:r>
    </w:p>
    <w:p w14:paraId="0C80E24B"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Near real-time data updates through API integrations with Azure Data Lake.</w:t>
      </w:r>
    </w:p>
    <w:p w14:paraId="47762027" w14:textId="77777777" w:rsidR="00766760" w:rsidRPr="00FC6846" w:rsidRDefault="00766760" w:rsidP="0076676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Future-Ready Data Architecture</w:t>
      </w:r>
      <w:r w:rsidRPr="00FC6846">
        <w:rPr>
          <w:rFonts w:asciiTheme="majorHAnsi" w:eastAsia="Times New Roman" w:hAnsiTheme="majorHAnsi" w:cstheme="majorHAnsi"/>
          <w:kern w:val="0"/>
          <w14:ligatures w14:val="none"/>
        </w:rPr>
        <w:t>:</w:t>
      </w:r>
    </w:p>
    <w:p w14:paraId="19BC47E5"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Serves as a proof of concept for broader data architecture improvements.</w:t>
      </w:r>
    </w:p>
    <w:p w14:paraId="671ED9DB" w14:textId="77777777" w:rsidR="00766760" w:rsidRPr="00FC6846" w:rsidRDefault="00766760" w:rsidP="0076676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Scalable foundation that supports advanced analytics, including AI/ML capabilities in the future.</w:t>
      </w:r>
    </w:p>
    <w:p w14:paraId="57EFB891" w14:textId="38A13AE7" w:rsidR="0091486D" w:rsidRPr="00BA22CA" w:rsidRDefault="0091486D" w:rsidP="00BA22CA">
      <w:pPr>
        <w:pStyle w:val="Heading2"/>
        <w:rPr>
          <w:rStyle w:val="normaltextrun"/>
        </w:rPr>
      </w:pPr>
      <w:bookmarkStart w:id="7" w:name="_Toc190281517"/>
      <w:bookmarkStart w:id="8" w:name="_Toc190285262"/>
      <w:bookmarkStart w:id="9" w:name="_Toc190290238"/>
      <w:r w:rsidRPr="00BA22CA">
        <w:rPr>
          <w:rStyle w:val="normaltextrun"/>
        </w:rPr>
        <w:t>Scope Assumptions</w:t>
      </w:r>
      <w:bookmarkEnd w:id="7"/>
      <w:bookmarkEnd w:id="8"/>
      <w:bookmarkEnd w:id="9"/>
      <w:r w:rsidRPr="00BA22CA">
        <w:rPr>
          <w:rStyle w:val="normaltextrun"/>
        </w:rPr>
        <w:t xml:space="preserve"> </w:t>
      </w:r>
    </w:p>
    <w:p w14:paraId="22887309" w14:textId="54337890" w:rsidR="0091486D" w:rsidRDefault="0091486D" w:rsidP="0091486D">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B1084E">
        <w:rPr>
          <w:rFonts w:asciiTheme="majorHAnsi" w:eastAsia="Times New Roman" w:hAnsiTheme="majorHAnsi" w:cstheme="majorHAnsi"/>
          <w:kern w:val="0"/>
          <w14:ligatures w14:val="none"/>
        </w:rPr>
        <w:t xml:space="preserve">It is assumed that the data collection activities have been </w:t>
      </w:r>
      <w:r>
        <w:rPr>
          <w:rFonts w:asciiTheme="majorHAnsi" w:eastAsia="Times New Roman" w:hAnsiTheme="majorHAnsi" w:cstheme="majorHAnsi"/>
          <w:kern w:val="0"/>
          <w14:ligatures w14:val="none"/>
        </w:rPr>
        <w:t>progressed already by Metropolitan,</w:t>
      </w:r>
      <w:r w:rsidRPr="00B1084E">
        <w:rPr>
          <w:rFonts w:asciiTheme="majorHAnsi" w:eastAsia="Times New Roman" w:hAnsiTheme="majorHAnsi" w:cstheme="majorHAnsi"/>
          <w:kern w:val="0"/>
          <w14:ligatures w14:val="none"/>
        </w:rPr>
        <w:t xml:space="preserve"> thereby reducing </w:t>
      </w:r>
      <w:r w:rsidR="009C2638">
        <w:rPr>
          <w:rFonts w:asciiTheme="majorHAnsi" w:eastAsia="Times New Roman" w:hAnsiTheme="majorHAnsi" w:cstheme="majorHAnsi"/>
          <w:kern w:val="0"/>
          <w14:ligatures w14:val="none"/>
        </w:rPr>
        <w:t>the timeline</w:t>
      </w:r>
      <w:r w:rsidR="00926796">
        <w:rPr>
          <w:rFonts w:asciiTheme="majorHAnsi" w:eastAsia="Times New Roman" w:hAnsiTheme="majorHAnsi" w:cstheme="majorHAnsi"/>
          <w:kern w:val="0"/>
          <w14:ligatures w14:val="none"/>
        </w:rPr>
        <w:t xml:space="preserve"> required for data governance </w:t>
      </w:r>
      <w:r w:rsidR="00A26158">
        <w:rPr>
          <w:rFonts w:asciiTheme="majorHAnsi" w:eastAsia="Times New Roman" w:hAnsiTheme="majorHAnsi" w:cstheme="majorHAnsi"/>
          <w:kern w:val="0"/>
          <w14:ligatures w14:val="none"/>
        </w:rPr>
        <w:t xml:space="preserve">activities. </w:t>
      </w:r>
    </w:p>
    <w:p w14:paraId="67B1EA5F" w14:textId="6E15D66D" w:rsidR="0091486D" w:rsidRDefault="0091486D" w:rsidP="0091486D">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EE4A89">
        <w:rPr>
          <w:rFonts w:asciiTheme="majorHAnsi" w:eastAsia="Times New Roman" w:hAnsiTheme="majorHAnsi" w:cstheme="majorHAnsi"/>
          <w:kern w:val="0"/>
          <w14:ligatures w14:val="none"/>
        </w:rPr>
        <w:t>Markman Group will develop training materials</w:t>
      </w:r>
      <w:r>
        <w:rPr>
          <w:rFonts w:asciiTheme="majorHAnsi" w:eastAsia="Times New Roman" w:hAnsiTheme="majorHAnsi" w:cstheme="majorHAnsi"/>
          <w:kern w:val="0"/>
          <w14:ligatures w14:val="none"/>
        </w:rPr>
        <w:t xml:space="preserve"> related to development</w:t>
      </w:r>
      <w:r w:rsidR="006453FA">
        <w:rPr>
          <w:rFonts w:asciiTheme="majorHAnsi" w:eastAsia="Times New Roman" w:hAnsiTheme="majorHAnsi" w:cstheme="majorHAnsi"/>
          <w:kern w:val="0"/>
          <w14:ligatures w14:val="none"/>
        </w:rPr>
        <w:t>s</w:t>
      </w:r>
      <w:r>
        <w:rPr>
          <w:rFonts w:asciiTheme="majorHAnsi" w:eastAsia="Times New Roman" w:hAnsiTheme="majorHAnsi" w:cstheme="majorHAnsi"/>
          <w:kern w:val="0"/>
          <w14:ligatures w14:val="none"/>
        </w:rPr>
        <w:t xml:space="preserve"> performed</w:t>
      </w:r>
      <w:r w:rsidRPr="00EE4A89">
        <w:rPr>
          <w:rFonts w:asciiTheme="majorHAnsi" w:eastAsia="Times New Roman" w:hAnsiTheme="majorHAnsi" w:cstheme="majorHAnsi"/>
          <w:kern w:val="0"/>
          <w14:ligatures w14:val="none"/>
        </w:rPr>
        <w:t xml:space="preserve">. Metropolitan will handle </w:t>
      </w:r>
      <w:proofErr w:type="spellStart"/>
      <w:r w:rsidRPr="00EE4A89">
        <w:rPr>
          <w:rFonts w:asciiTheme="majorHAnsi" w:eastAsia="Times New Roman" w:hAnsiTheme="majorHAnsi" w:cstheme="majorHAnsi"/>
          <w:kern w:val="0"/>
          <w14:ligatures w14:val="none"/>
        </w:rPr>
        <w:t>DealCloud</w:t>
      </w:r>
      <w:proofErr w:type="spellEnd"/>
      <w:r w:rsidRPr="00EE4A89">
        <w:rPr>
          <w:rFonts w:asciiTheme="majorHAnsi" w:eastAsia="Times New Roman" w:hAnsiTheme="majorHAnsi" w:cstheme="majorHAnsi"/>
          <w:kern w:val="0"/>
          <w14:ligatures w14:val="none"/>
        </w:rPr>
        <w:t xml:space="preserve"> process training.</w:t>
      </w:r>
    </w:p>
    <w:p w14:paraId="2F793101" w14:textId="441BA7E1" w:rsidR="0091486D" w:rsidRDefault="0091486D" w:rsidP="0091486D">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C67443">
        <w:rPr>
          <w:rFonts w:asciiTheme="majorHAnsi" w:eastAsia="Times New Roman" w:hAnsiTheme="majorHAnsi" w:cstheme="majorHAnsi"/>
          <w:kern w:val="0"/>
          <w14:ligatures w14:val="none"/>
        </w:rPr>
        <w:lastRenderedPageBreak/>
        <w:t xml:space="preserve">The </w:t>
      </w:r>
      <w:r w:rsidR="00DF1D81">
        <w:rPr>
          <w:rFonts w:asciiTheme="majorHAnsi" w:eastAsia="Times New Roman" w:hAnsiTheme="majorHAnsi" w:cstheme="majorHAnsi"/>
          <w:kern w:val="0"/>
          <w14:ligatures w14:val="none"/>
        </w:rPr>
        <w:t>Quality</w:t>
      </w:r>
      <w:r w:rsidRPr="00C67443">
        <w:rPr>
          <w:rFonts w:asciiTheme="majorHAnsi" w:eastAsia="Times New Roman" w:hAnsiTheme="majorHAnsi" w:cstheme="majorHAnsi"/>
          <w:kern w:val="0"/>
          <w14:ligatures w14:val="none"/>
        </w:rPr>
        <w:t xml:space="preserve"> dashboard will visualize data quality workflows and metrics identified </w:t>
      </w:r>
      <w:r w:rsidR="006453FA">
        <w:rPr>
          <w:rFonts w:asciiTheme="majorHAnsi" w:eastAsia="Times New Roman" w:hAnsiTheme="majorHAnsi" w:cstheme="majorHAnsi"/>
          <w:kern w:val="0"/>
          <w14:ligatures w14:val="none"/>
        </w:rPr>
        <w:t>during</w:t>
      </w:r>
      <w:r w:rsidR="00A10C40">
        <w:rPr>
          <w:rFonts w:asciiTheme="majorHAnsi" w:eastAsia="Times New Roman" w:hAnsiTheme="majorHAnsi" w:cstheme="majorHAnsi"/>
          <w:kern w:val="0"/>
          <w14:ligatures w14:val="none"/>
        </w:rPr>
        <w:t xml:space="preserve"> </w:t>
      </w:r>
      <w:r w:rsidR="005E3E77">
        <w:rPr>
          <w:rFonts w:asciiTheme="majorHAnsi" w:eastAsia="Times New Roman" w:hAnsiTheme="majorHAnsi" w:cstheme="majorHAnsi"/>
          <w:kern w:val="0"/>
          <w14:ligatures w14:val="none"/>
        </w:rPr>
        <w:t>´Data cl</w:t>
      </w:r>
      <w:r w:rsidR="00FA1FB8">
        <w:rPr>
          <w:rFonts w:asciiTheme="majorHAnsi" w:eastAsia="Times New Roman" w:hAnsiTheme="majorHAnsi" w:cstheme="majorHAnsi"/>
          <w:kern w:val="0"/>
          <w14:ligatures w14:val="none"/>
        </w:rPr>
        <w:t>eansing</w:t>
      </w:r>
      <w:r w:rsidR="00B71A90">
        <w:rPr>
          <w:rFonts w:asciiTheme="majorHAnsi" w:eastAsia="Times New Roman" w:hAnsiTheme="majorHAnsi" w:cstheme="majorHAnsi"/>
          <w:kern w:val="0"/>
          <w14:ligatures w14:val="none"/>
        </w:rPr>
        <w:t>’ phase</w:t>
      </w:r>
      <w:r w:rsidRPr="00C67443">
        <w:rPr>
          <w:rFonts w:asciiTheme="majorHAnsi" w:eastAsia="Times New Roman" w:hAnsiTheme="majorHAnsi" w:cstheme="majorHAnsi"/>
          <w:kern w:val="0"/>
          <w14:ligatures w14:val="none"/>
        </w:rPr>
        <w:t xml:space="preserve">, using only data from </w:t>
      </w:r>
      <w:proofErr w:type="spellStart"/>
      <w:r w:rsidRPr="00C67443">
        <w:rPr>
          <w:rFonts w:asciiTheme="majorHAnsi" w:eastAsia="Times New Roman" w:hAnsiTheme="majorHAnsi" w:cstheme="majorHAnsi"/>
          <w:kern w:val="0"/>
          <w14:ligatures w14:val="none"/>
        </w:rPr>
        <w:t>DealCloud</w:t>
      </w:r>
      <w:proofErr w:type="spellEnd"/>
      <w:r w:rsidRPr="00C67443">
        <w:rPr>
          <w:rFonts w:asciiTheme="majorHAnsi" w:eastAsia="Times New Roman" w:hAnsiTheme="majorHAnsi" w:cstheme="majorHAnsi"/>
          <w:kern w:val="0"/>
          <w14:ligatures w14:val="none"/>
        </w:rPr>
        <w:t>.</w:t>
      </w:r>
    </w:p>
    <w:p w14:paraId="5759BBD1" w14:textId="6F6B9CAA" w:rsidR="0091486D" w:rsidRDefault="00B71A90" w:rsidP="0091486D">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In Governance</w:t>
      </w:r>
      <w:r w:rsidR="00F25D95">
        <w:rPr>
          <w:rFonts w:asciiTheme="majorHAnsi" w:eastAsia="Times New Roman" w:hAnsiTheme="majorHAnsi" w:cstheme="majorHAnsi"/>
          <w:kern w:val="0"/>
          <w14:ligatures w14:val="none"/>
        </w:rPr>
        <w:t>, for</w:t>
      </w:r>
      <w:r w:rsidR="0091486D">
        <w:rPr>
          <w:rFonts w:asciiTheme="majorHAnsi" w:eastAsia="Times New Roman" w:hAnsiTheme="majorHAnsi" w:cstheme="majorHAnsi"/>
          <w:kern w:val="0"/>
          <w14:ligatures w14:val="none"/>
        </w:rPr>
        <w:t xml:space="preserve"> those activities where </w:t>
      </w:r>
      <w:r w:rsidR="0091486D" w:rsidRPr="008B658F">
        <w:rPr>
          <w:rFonts w:asciiTheme="majorHAnsi" w:eastAsia="Times New Roman" w:hAnsiTheme="majorHAnsi" w:cstheme="majorHAnsi"/>
          <w:kern w:val="0"/>
          <w14:ligatures w14:val="none"/>
        </w:rPr>
        <w:t xml:space="preserve">Markman Group </w:t>
      </w:r>
      <w:r w:rsidR="0091486D">
        <w:rPr>
          <w:rFonts w:asciiTheme="majorHAnsi" w:eastAsia="Times New Roman" w:hAnsiTheme="majorHAnsi" w:cstheme="majorHAnsi"/>
          <w:kern w:val="0"/>
          <w14:ligatures w14:val="none"/>
        </w:rPr>
        <w:t>acts in a</w:t>
      </w:r>
      <w:r w:rsidR="0091486D" w:rsidRPr="008B658F">
        <w:rPr>
          <w:rFonts w:asciiTheme="majorHAnsi" w:eastAsia="Times New Roman" w:hAnsiTheme="majorHAnsi" w:cstheme="majorHAnsi"/>
          <w:kern w:val="0"/>
          <w14:ligatures w14:val="none"/>
        </w:rPr>
        <w:t xml:space="preserve"> consultative role, </w:t>
      </w:r>
      <w:r w:rsidR="0091486D">
        <w:rPr>
          <w:rFonts w:asciiTheme="majorHAnsi" w:eastAsia="Times New Roman" w:hAnsiTheme="majorHAnsi" w:cstheme="majorHAnsi"/>
          <w:kern w:val="0"/>
          <w14:ligatures w14:val="none"/>
        </w:rPr>
        <w:t>we´ll provide</w:t>
      </w:r>
      <w:r w:rsidR="0091486D" w:rsidRPr="008B658F">
        <w:rPr>
          <w:rFonts w:asciiTheme="majorHAnsi" w:eastAsia="Times New Roman" w:hAnsiTheme="majorHAnsi" w:cstheme="majorHAnsi"/>
          <w:kern w:val="0"/>
          <w14:ligatures w14:val="none"/>
        </w:rPr>
        <w:t xml:space="preserve"> guidance on necessary information and formats, but not </w:t>
      </w:r>
      <w:r w:rsidR="00281776">
        <w:rPr>
          <w:rFonts w:asciiTheme="majorHAnsi" w:eastAsia="Times New Roman" w:hAnsiTheme="majorHAnsi" w:cstheme="majorHAnsi"/>
          <w:kern w:val="0"/>
          <w14:ligatures w14:val="none"/>
        </w:rPr>
        <w:t>leading</w:t>
      </w:r>
      <w:r w:rsidR="0091486D" w:rsidRPr="008B658F">
        <w:rPr>
          <w:rFonts w:asciiTheme="majorHAnsi" w:eastAsia="Times New Roman" w:hAnsiTheme="majorHAnsi" w:cstheme="majorHAnsi"/>
          <w:kern w:val="0"/>
          <w14:ligatures w14:val="none"/>
        </w:rPr>
        <w:t xml:space="preserve"> sessions. Session attendance can be included </w:t>
      </w:r>
      <w:proofErr w:type="gramStart"/>
      <w:r w:rsidR="0091486D" w:rsidRPr="008B658F">
        <w:rPr>
          <w:rFonts w:asciiTheme="majorHAnsi" w:eastAsia="Times New Roman" w:hAnsiTheme="majorHAnsi" w:cstheme="majorHAnsi"/>
          <w:kern w:val="0"/>
          <w14:ligatures w14:val="none"/>
        </w:rPr>
        <w:t>for</w:t>
      </w:r>
      <w:proofErr w:type="gramEnd"/>
      <w:r w:rsidR="0091486D" w:rsidRPr="008B658F">
        <w:rPr>
          <w:rFonts w:asciiTheme="majorHAnsi" w:eastAsia="Times New Roman" w:hAnsiTheme="majorHAnsi" w:cstheme="majorHAnsi"/>
          <w:kern w:val="0"/>
          <w14:ligatures w14:val="none"/>
        </w:rPr>
        <w:t xml:space="preserve"> an additional fee.</w:t>
      </w:r>
    </w:p>
    <w:p w14:paraId="28873391" w14:textId="77777777" w:rsidR="0091486D" w:rsidRDefault="0091486D" w:rsidP="0091486D">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7E685F">
        <w:rPr>
          <w:rFonts w:asciiTheme="majorHAnsi" w:eastAsia="Times New Roman" w:hAnsiTheme="majorHAnsi" w:cstheme="majorHAnsi"/>
          <w:kern w:val="0"/>
          <w14:ligatures w14:val="none"/>
        </w:rPr>
        <w:t xml:space="preserve">Metropolitan will host the solution on their infrastructure and cover associated costs (e.g., </w:t>
      </w:r>
      <w:proofErr w:type="spellStart"/>
      <w:r w:rsidRPr="007E685F">
        <w:rPr>
          <w:rFonts w:asciiTheme="majorHAnsi" w:eastAsia="Times New Roman" w:hAnsiTheme="majorHAnsi" w:cstheme="majorHAnsi"/>
          <w:kern w:val="0"/>
          <w14:ligatures w14:val="none"/>
        </w:rPr>
        <w:t>PowerBI</w:t>
      </w:r>
      <w:proofErr w:type="spellEnd"/>
      <w:r w:rsidRPr="007E685F">
        <w:rPr>
          <w:rFonts w:asciiTheme="majorHAnsi" w:eastAsia="Times New Roman" w:hAnsiTheme="majorHAnsi" w:cstheme="majorHAnsi"/>
          <w:kern w:val="0"/>
          <w14:ligatures w14:val="none"/>
        </w:rPr>
        <w:t xml:space="preserve"> licenses). Solution maintenance is excluded from the scope.</w:t>
      </w:r>
    </w:p>
    <w:p w14:paraId="7596EC61" w14:textId="65D21811" w:rsidR="0091486D" w:rsidRDefault="0091486D">
      <w:pPr>
        <w:rPr>
          <w:rFonts w:asciiTheme="majorHAnsi" w:eastAsiaTheme="majorEastAsia" w:hAnsiTheme="majorHAnsi" w:cstheme="majorBidi"/>
          <w:i/>
          <w:iCs/>
          <w:color w:val="2F5496" w:themeColor="accent1" w:themeShade="BF"/>
          <w:sz w:val="26"/>
          <w:szCs w:val="26"/>
        </w:rPr>
      </w:pPr>
      <w:r>
        <w:rPr>
          <w:i/>
          <w:iCs/>
        </w:rPr>
        <w:br w:type="page"/>
      </w:r>
    </w:p>
    <w:p w14:paraId="47F22E93" w14:textId="77777777" w:rsidR="002F2724" w:rsidRDefault="002F2724" w:rsidP="002F2724">
      <w:pPr>
        <w:pStyle w:val="Heading2"/>
        <w:ind w:left="720"/>
        <w:rPr>
          <w:i/>
          <w:iCs/>
        </w:rPr>
      </w:pPr>
    </w:p>
    <w:p w14:paraId="04896E19" w14:textId="57560871" w:rsidR="002F2724" w:rsidRPr="00BA22CA" w:rsidRDefault="002F2724" w:rsidP="002F2724">
      <w:pPr>
        <w:pStyle w:val="Heading2"/>
        <w:numPr>
          <w:ilvl w:val="0"/>
          <w:numId w:val="39"/>
        </w:numPr>
      </w:pPr>
      <w:bookmarkStart w:id="10" w:name="_Toc190281518"/>
      <w:bookmarkStart w:id="11" w:name="_Toc190285263"/>
      <w:bookmarkStart w:id="12" w:name="_Toc190290239"/>
      <w:r w:rsidRPr="00BA22CA">
        <w:t>Governance Framework (Project-Wide)</w:t>
      </w:r>
      <w:bookmarkEnd w:id="10"/>
      <w:bookmarkEnd w:id="11"/>
      <w:bookmarkEnd w:id="12"/>
    </w:p>
    <w:p w14:paraId="066641E3" w14:textId="77777777" w:rsidR="00BA22CA" w:rsidRPr="00BA22CA" w:rsidRDefault="00BA22CA" w:rsidP="00BA22CA"/>
    <w:p w14:paraId="2751609E" w14:textId="77777777" w:rsidR="002F2724" w:rsidRPr="00BA22CA" w:rsidRDefault="002F2724" w:rsidP="00BA22CA">
      <w:pPr>
        <w:pStyle w:val="Heading4"/>
      </w:pPr>
      <w:bookmarkStart w:id="13" w:name="_Toc190281519"/>
      <w:bookmarkStart w:id="14" w:name="_Toc190285264"/>
      <w:r w:rsidRPr="00BA22CA">
        <w:rPr>
          <w:rStyle w:val="Strong"/>
          <w:rFonts w:cstheme="majorHAnsi"/>
          <w:b w:val="0"/>
          <w:bCs w:val="0"/>
          <w:i w:val="0"/>
          <w:iCs w:val="0"/>
          <w:sz w:val="24"/>
          <w:szCs w:val="24"/>
        </w:rPr>
        <w:t>Objective</w:t>
      </w:r>
      <w:bookmarkEnd w:id="13"/>
      <w:bookmarkEnd w:id="14"/>
    </w:p>
    <w:p w14:paraId="77F45554" w14:textId="77777777" w:rsidR="002F2724" w:rsidRPr="00321C49" w:rsidRDefault="002F2724" w:rsidP="002F2724">
      <w:pPr>
        <w:pStyle w:val="NormalWeb"/>
        <w:jc w:val="both"/>
        <w:rPr>
          <w:rFonts w:asciiTheme="majorHAnsi" w:hAnsiTheme="majorHAnsi" w:cstheme="majorHAnsi"/>
          <w:sz w:val="22"/>
          <w:szCs w:val="22"/>
        </w:rPr>
      </w:pPr>
      <w:r w:rsidRPr="002930E6">
        <w:rPr>
          <w:rFonts w:asciiTheme="majorHAnsi" w:hAnsiTheme="majorHAnsi" w:cstheme="majorHAnsi"/>
          <w:sz w:val="22"/>
          <w:szCs w:val="22"/>
        </w:rPr>
        <w:t xml:space="preserve">Governance structures and policies will be implemented across the entire project to establish </w:t>
      </w:r>
      <w:r w:rsidRPr="00321C49">
        <w:rPr>
          <w:rStyle w:val="Strong"/>
          <w:rFonts w:asciiTheme="majorHAnsi" w:hAnsiTheme="majorHAnsi" w:cstheme="majorHAnsi"/>
          <w:b w:val="0"/>
          <w:sz w:val="22"/>
          <w:szCs w:val="22"/>
        </w:rPr>
        <w:t>consistent and standardized</w:t>
      </w:r>
      <w:r w:rsidRPr="002930E6">
        <w:rPr>
          <w:rFonts w:asciiTheme="majorHAnsi" w:hAnsiTheme="majorHAnsi" w:cstheme="majorHAnsi"/>
          <w:sz w:val="22"/>
          <w:szCs w:val="22"/>
        </w:rPr>
        <w:t xml:space="preserve"> usage of </w:t>
      </w:r>
      <w:proofErr w:type="spellStart"/>
      <w:r w:rsidRPr="002930E6">
        <w:rPr>
          <w:rFonts w:asciiTheme="majorHAnsi" w:hAnsiTheme="majorHAnsi" w:cstheme="majorHAnsi"/>
          <w:sz w:val="22"/>
          <w:szCs w:val="22"/>
        </w:rPr>
        <w:t>DealCloud</w:t>
      </w:r>
      <w:proofErr w:type="spellEnd"/>
      <w:r w:rsidRPr="002930E6">
        <w:rPr>
          <w:rFonts w:asciiTheme="majorHAnsi" w:hAnsiTheme="majorHAnsi" w:cstheme="majorHAnsi"/>
          <w:sz w:val="22"/>
          <w:szCs w:val="22"/>
        </w:rPr>
        <w:t xml:space="preserve"> without blocking ongoing customization and process optimization efforts. These governance initiatives will lay the </w:t>
      </w:r>
      <w:r w:rsidRPr="00321C49">
        <w:rPr>
          <w:rStyle w:val="Strong"/>
          <w:rFonts w:asciiTheme="majorHAnsi" w:hAnsiTheme="majorHAnsi" w:cstheme="majorHAnsi"/>
          <w:b w:val="0"/>
          <w:sz w:val="22"/>
          <w:szCs w:val="22"/>
        </w:rPr>
        <w:t>foundation for long-term data management, accountability, and process governance</w:t>
      </w:r>
      <w:r w:rsidRPr="002930E6">
        <w:rPr>
          <w:rStyle w:val="Strong"/>
          <w:rFonts w:asciiTheme="majorHAnsi" w:hAnsiTheme="majorHAnsi" w:cstheme="majorHAnsi"/>
          <w:sz w:val="22"/>
          <w:szCs w:val="22"/>
        </w:rPr>
        <w:t>.</w:t>
      </w:r>
    </w:p>
    <w:p w14:paraId="737A5FBD" w14:textId="77777777" w:rsidR="002F2724" w:rsidRPr="00BA22CA" w:rsidRDefault="002F2724" w:rsidP="00BA22CA">
      <w:pPr>
        <w:pStyle w:val="Heading4"/>
        <w:rPr>
          <w:rStyle w:val="Strong"/>
          <w:rFonts w:cstheme="majorHAnsi"/>
          <w:b w:val="0"/>
          <w:bCs w:val="0"/>
          <w:i w:val="0"/>
          <w:iCs w:val="0"/>
          <w:sz w:val="24"/>
          <w:szCs w:val="24"/>
        </w:rPr>
      </w:pPr>
      <w:bookmarkStart w:id="15" w:name="_Toc190281520"/>
      <w:bookmarkStart w:id="16" w:name="_Toc190285265"/>
      <w:r w:rsidRPr="00BA22CA">
        <w:rPr>
          <w:rStyle w:val="Strong"/>
          <w:rFonts w:cstheme="majorHAnsi"/>
          <w:b w:val="0"/>
          <w:bCs w:val="0"/>
          <w:i w:val="0"/>
          <w:iCs w:val="0"/>
          <w:sz w:val="24"/>
          <w:szCs w:val="24"/>
        </w:rPr>
        <w:t>Scope &amp; Approach</w:t>
      </w:r>
      <w:bookmarkEnd w:id="15"/>
      <w:bookmarkEnd w:id="16"/>
    </w:p>
    <w:p w14:paraId="38B7C8FA" w14:textId="77777777" w:rsidR="002F2724" w:rsidRPr="008704DC" w:rsidRDefault="002F2724" w:rsidP="002F2724">
      <w:pPr>
        <w:spacing w:before="100" w:beforeAutospacing="1" w:after="100" w:afterAutospacing="1" w:line="240" w:lineRule="auto"/>
        <w:jc w:val="both"/>
        <w:rPr>
          <w:rFonts w:asciiTheme="majorHAnsi" w:eastAsia="Times New Roman" w:hAnsiTheme="majorHAnsi" w:cstheme="majorHAnsi"/>
          <w:kern w:val="0"/>
          <w14:ligatures w14:val="none"/>
        </w:rPr>
      </w:pPr>
      <w:r w:rsidRPr="008704DC">
        <w:rPr>
          <w:rFonts w:asciiTheme="majorHAnsi" w:eastAsia="Times New Roman" w:hAnsiTheme="majorHAnsi" w:cstheme="majorHAnsi"/>
          <w:kern w:val="0"/>
          <w14:ligatures w14:val="none"/>
        </w:rPr>
        <w:t xml:space="preserve">This phase focuses on consolidating and documenting the current state of </w:t>
      </w:r>
      <w:proofErr w:type="spellStart"/>
      <w:r w:rsidRPr="008704DC">
        <w:rPr>
          <w:rFonts w:asciiTheme="majorHAnsi" w:eastAsia="Times New Roman" w:hAnsiTheme="majorHAnsi" w:cstheme="majorHAnsi"/>
          <w:kern w:val="0"/>
          <w14:ligatures w14:val="none"/>
        </w:rPr>
        <w:t>DealCloud</w:t>
      </w:r>
      <w:proofErr w:type="spellEnd"/>
      <w:r w:rsidRPr="008704DC">
        <w:rPr>
          <w:rFonts w:asciiTheme="majorHAnsi" w:eastAsia="Times New Roman" w:hAnsiTheme="majorHAnsi" w:cstheme="majorHAnsi"/>
          <w:kern w:val="0"/>
          <w14:ligatures w14:val="none"/>
        </w:rPr>
        <w:t xml:space="preserve"> usage within the firm. The firm has already undertaken a separate project to map and optimize key </w:t>
      </w:r>
      <w:proofErr w:type="spellStart"/>
      <w:r w:rsidRPr="008704DC">
        <w:rPr>
          <w:rFonts w:asciiTheme="majorHAnsi" w:eastAsia="Times New Roman" w:hAnsiTheme="majorHAnsi" w:cstheme="majorHAnsi"/>
          <w:kern w:val="0"/>
          <w14:ligatures w14:val="none"/>
        </w:rPr>
        <w:t>DealCloud</w:t>
      </w:r>
      <w:proofErr w:type="spellEnd"/>
      <w:r w:rsidRPr="008704DC">
        <w:rPr>
          <w:rFonts w:asciiTheme="majorHAnsi" w:eastAsia="Times New Roman" w:hAnsiTheme="majorHAnsi" w:cstheme="majorHAnsi"/>
          <w:kern w:val="0"/>
          <w14:ligatures w14:val="none"/>
        </w:rPr>
        <w:t xml:space="preserve"> processes. Additionally, initial assessments have been conducted through joint review sessions with Markman Group, identifying key processes, user interactions, and data flows.</w:t>
      </w:r>
    </w:p>
    <w:p w14:paraId="7DA5E746" w14:textId="77777777" w:rsidR="002F2724" w:rsidRPr="008704DC" w:rsidRDefault="002F2724" w:rsidP="002F2724">
      <w:pPr>
        <w:spacing w:before="100" w:beforeAutospacing="1" w:after="100" w:afterAutospacing="1" w:line="240" w:lineRule="auto"/>
        <w:jc w:val="both"/>
        <w:rPr>
          <w:rFonts w:asciiTheme="majorHAnsi" w:eastAsia="Times New Roman" w:hAnsiTheme="majorHAnsi" w:cstheme="majorHAnsi"/>
          <w:kern w:val="0"/>
          <w14:ligatures w14:val="none"/>
        </w:rPr>
      </w:pPr>
      <w:r w:rsidRPr="008704DC">
        <w:rPr>
          <w:rFonts w:asciiTheme="majorHAnsi" w:eastAsia="Times New Roman" w:hAnsiTheme="majorHAnsi" w:cstheme="majorHAnsi"/>
          <w:kern w:val="0"/>
          <w14:ligatures w14:val="none"/>
        </w:rPr>
        <w:t xml:space="preserve">The objective of this phase is to organize and integrate all existing insights, filling any gaps to ensure a comprehensive understanding of how </w:t>
      </w:r>
      <w:proofErr w:type="spellStart"/>
      <w:r w:rsidRPr="008704DC">
        <w:rPr>
          <w:rFonts w:asciiTheme="majorHAnsi" w:eastAsia="Times New Roman" w:hAnsiTheme="majorHAnsi" w:cstheme="majorHAnsi"/>
          <w:kern w:val="0"/>
          <w14:ligatures w14:val="none"/>
        </w:rPr>
        <w:t>DealCloud</w:t>
      </w:r>
      <w:proofErr w:type="spellEnd"/>
      <w:r w:rsidRPr="008704DC">
        <w:rPr>
          <w:rFonts w:asciiTheme="majorHAnsi" w:eastAsia="Times New Roman" w:hAnsiTheme="majorHAnsi" w:cstheme="majorHAnsi"/>
          <w:kern w:val="0"/>
          <w14:ligatures w14:val="none"/>
        </w:rPr>
        <w:t xml:space="preserve"> is currently utilized across teams. To maximize efficiency, it is recommended that the firm leads this effort, with our group providing support as needed to ensure a structured and thorough approach.</w:t>
      </w:r>
    </w:p>
    <w:p w14:paraId="60A65B11" w14:textId="77777777" w:rsidR="002F2724" w:rsidRPr="008704DC" w:rsidRDefault="002F2724" w:rsidP="002F2724">
      <w:pPr>
        <w:spacing w:before="100" w:beforeAutospacing="1" w:after="100" w:afterAutospacing="1" w:line="240" w:lineRule="auto"/>
        <w:jc w:val="both"/>
        <w:rPr>
          <w:rFonts w:asciiTheme="majorHAnsi" w:eastAsia="Times New Roman" w:hAnsiTheme="majorHAnsi" w:cstheme="majorHAnsi"/>
          <w:kern w:val="0"/>
          <w14:ligatures w14:val="none"/>
        </w:rPr>
      </w:pPr>
      <w:r w:rsidRPr="008704DC">
        <w:rPr>
          <w:rFonts w:asciiTheme="majorHAnsi" w:eastAsia="Times New Roman" w:hAnsiTheme="majorHAnsi" w:cstheme="majorHAnsi"/>
          <w:kern w:val="0"/>
          <w14:ligatures w14:val="none"/>
        </w:rPr>
        <w:t>By systematically capturing all relevant information, we aim to create a clear baseline that will serve as a foundation for the next phase of process optimization. This structured approach ensures that no critical elements are overlooked, enabling more effective planning and implementation in the subsequent stages of the project.</w:t>
      </w:r>
    </w:p>
    <w:p w14:paraId="69009814" w14:textId="77777777" w:rsidR="002F2724" w:rsidRPr="002930E6" w:rsidRDefault="002F2724" w:rsidP="002F2724">
      <w:pPr>
        <w:spacing w:before="100" w:beforeAutospacing="1" w:after="100" w:afterAutospacing="1" w:line="240" w:lineRule="auto"/>
        <w:jc w:val="both"/>
        <w:rPr>
          <w:rFonts w:asciiTheme="majorHAnsi" w:hAnsiTheme="majorHAnsi" w:cstheme="majorHAnsi"/>
        </w:rPr>
      </w:pPr>
      <w:r w:rsidRPr="008704DC">
        <w:rPr>
          <w:rFonts w:asciiTheme="majorHAnsi" w:eastAsia="Times New Roman" w:hAnsiTheme="majorHAnsi" w:cstheme="majorHAnsi"/>
          <w:kern w:val="0"/>
          <w14:ligatures w14:val="none"/>
        </w:rPr>
        <w:t xml:space="preserve">Metropolitan has already undertaken a </w:t>
      </w:r>
      <w:r w:rsidRPr="00321C49">
        <w:rPr>
          <w:rFonts w:asciiTheme="majorHAnsi" w:eastAsia="Times New Roman" w:hAnsiTheme="majorHAnsi" w:cstheme="majorHAnsi"/>
          <w:kern w:val="0"/>
          <w14:ligatures w14:val="none"/>
        </w:rPr>
        <w:t xml:space="preserve">separate project to optimize </w:t>
      </w:r>
      <w:proofErr w:type="spellStart"/>
      <w:r w:rsidRPr="00321C49">
        <w:rPr>
          <w:rFonts w:asciiTheme="majorHAnsi" w:eastAsia="Times New Roman" w:hAnsiTheme="majorHAnsi" w:cstheme="majorHAnsi"/>
          <w:kern w:val="0"/>
          <w14:ligatures w14:val="none"/>
        </w:rPr>
        <w:t>DealCloud</w:t>
      </w:r>
      <w:proofErr w:type="spellEnd"/>
      <w:r w:rsidRPr="00321C49">
        <w:rPr>
          <w:rFonts w:asciiTheme="majorHAnsi" w:eastAsia="Times New Roman" w:hAnsiTheme="majorHAnsi" w:cstheme="majorHAnsi"/>
          <w:kern w:val="0"/>
          <w14:ligatures w14:val="none"/>
        </w:rPr>
        <w:t xml:space="preserve"> workflows</w:t>
      </w:r>
      <w:r w:rsidRPr="008704DC">
        <w:rPr>
          <w:rFonts w:asciiTheme="majorHAnsi" w:eastAsia="Times New Roman" w:hAnsiTheme="majorHAnsi" w:cstheme="majorHAnsi"/>
          <w:kern w:val="0"/>
          <w14:ligatures w14:val="none"/>
        </w:rPr>
        <w:t xml:space="preserve">, and </w:t>
      </w:r>
      <w:r w:rsidRPr="00321C49">
        <w:rPr>
          <w:rFonts w:asciiTheme="majorHAnsi" w:eastAsia="Times New Roman" w:hAnsiTheme="majorHAnsi" w:cstheme="majorHAnsi"/>
          <w:kern w:val="0"/>
          <w14:ligatures w14:val="none"/>
        </w:rPr>
        <w:t>this governance phase will run in parallel</w:t>
      </w:r>
      <w:r w:rsidRPr="008704DC">
        <w:rPr>
          <w:rFonts w:asciiTheme="majorHAnsi" w:eastAsia="Times New Roman" w:hAnsiTheme="majorHAnsi" w:cstheme="majorHAnsi"/>
          <w:kern w:val="0"/>
          <w14:ligatures w14:val="none"/>
        </w:rPr>
        <w:t xml:space="preserve"> to support and formalize best practices. Markman Group will provide structured guidance to ensure a </w:t>
      </w:r>
      <w:r w:rsidRPr="00321C49">
        <w:rPr>
          <w:rFonts w:asciiTheme="majorHAnsi" w:eastAsia="Times New Roman" w:hAnsiTheme="majorHAnsi" w:cstheme="majorHAnsi"/>
          <w:kern w:val="0"/>
          <w14:ligatures w14:val="none"/>
        </w:rPr>
        <w:t>sustainable and compliant governance model</w:t>
      </w:r>
      <w:r w:rsidRPr="008704DC">
        <w:rPr>
          <w:rFonts w:asciiTheme="majorHAnsi" w:eastAsia="Times New Roman" w:hAnsiTheme="majorHAnsi" w:cstheme="majorHAnsi"/>
          <w:b/>
          <w:bCs/>
          <w:kern w:val="0"/>
          <w14:ligatures w14:val="none"/>
        </w:rPr>
        <w:t>.</w:t>
      </w:r>
    </w:p>
    <w:p w14:paraId="56D72F99" w14:textId="77777777" w:rsidR="002F2724" w:rsidRPr="00BA22CA" w:rsidRDefault="002F2724" w:rsidP="00BA22CA">
      <w:pPr>
        <w:pStyle w:val="Heading4"/>
        <w:rPr>
          <w:rStyle w:val="Strong"/>
          <w:rFonts w:cstheme="majorHAnsi"/>
          <w:b w:val="0"/>
          <w:bCs w:val="0"/>
          <w:i w:val="0"/>
          <w:iCs w:val="0"/>
          <w:sz w:val="24"/>
          <w:szCs w:val="24"/>
        </w:rPr>
      </w:pPr>
      <w:bookmarkStart w:id="17" w:name="_Toc190281521"/>
      <w:bookmarkStart w:id="18" w:name="_Toc190285266"/>
      <w:r w:rsidRPr="00BA22CA">
        <w:rPr>
          <w:rStyle w:val="Strong"/>
          <w:rFonts w:cstheme="majorHAnsi"/>
          <w:b w:val="0"/>
          <w:bCs w:val="0"/>
          <w:i w:val="0"/>
          <w:iCs w:val="0"/>
          <w:sz w:val="24"/>
          <w:szCs w:val="24"/>
        </w:rPr>
        <w:t>Key Deliverables</w:t>
      </w:r>
      <w:bookmarkEnd w:id="17"/>
      <w:bookmarkEnd w:id="18"/>
    </w:p>
    <w:p w14:paraId="1849F5D9" w14:textId="77777777" w:rsidR="002F2724" w:rsidRPr="008704DC" w:rsidRDefault="002F2724" w:rsidP="002F2724">
      <w:pPr>
        <w:spacing w:before="100" w:beforeAutospacing="1" w:after="100" w:afterAutospacing="1" w:line="240" w:lineRule="auto"/>
        <w:jc w:val="both"/>
        <w:rPr>
          <w:rFonts w:asciiTheme="majorHAnsi" w:eastAsia="Times New Roman" w:hAnsiTheme="majorHAnsi" w:cstheme="majorHAnsi"/>
          <w:kern w:val="0"/>
          <w14:ligatures w14:val="none"/>
        </w:rPr>
      </w:pPr>
      <w:r w:rsidRPr="008704DC">
        <w:rPr>
          <w:rFonts w:asciiTheme="majorHAnsi" w:eastAsia="Times New Roman" w:hAnsiTheme="majorHAnsi" w:cstheme="majorHAnsi"/>
          <w:kern w:val="0"/>
          <w14:ligatures w14:val="none"/>
        </w:rPr>
        <w:t xml:space="preserve">The primary objective is to </w:t>
      </w:r>
      <w:r w:rsidRPr="00756D30">
        <w:rPr>
          <w:rFonts w:asciiTheme="majorHAnsi" w:eastAsia="Times New Roman" w:hAnsiTheme="majorHAnsi" w:cstheme="majorHAnsi"/>
          <w:kern w:val="0"/>
          <w14:ligatures w14:val="none"/>
        </w:rPr>
        <w:t>define clear governance structures</w:t>
      </w:r>
      <w:r w:rsidRPr="008704DC">
        <w:rPr>
          <w:rFonts w:asciiTheme="majorHAnsi" w:eastAsia="Times New Roman" w:hAnsiTheme="majorHAnsi" w:cstheme="majorHAnsi"/>
          <w:kern w:val="0"/>
          <w14:ligatures w14:val="none"/>
        </w:rPr>
        <w:t xml:space="preserve"> while ensuring that </w:t>
      </w:r>
      <w:proofErr w:type="spellStart"/>
      <w:r w:rsidRPr="008704DC">
        <w:rPr>
          <w:rFonts w:asciiTheme="majorHAnsi" w:eastAsia="Times New Roman" w:hAnsiTheme="majorHAnsi" w:cstheme="majorHAnsi"/>
          <w:kern w:val="0"/>
          <w14:ligatures w14:val="none"/>
        </w:rPr>
        <w:t>DealCloud</w:t>
      </w:r>
      <w:proofErr w:type="spellEnd"/>
      <w:r w:rsidRPr="008704DC">
        <w:rPr>
          <w:rFonts w:asciiTheme="majorHAnsi" w:eastAsia="Times New Roman" w:hAnsiTheme="majorHAnsi" w:cstheme="majorHAnsi"/>
          <w:kern w:val="0"/>
          <w14:ligatures w14:val="none"/>
        </w:rPr>
        <w:t xml:space="preserve"> customization can move forward without delays. The table below outlines key governance activities that </w:t>
      </w:r>
      <w:r w:rsidRPr="00756D30">
        <w:rPr>
          <w:rFonts w:asciiTheme="majorHAnsi" w:eastAsia="Times New Roman" w:hAnsiTheme="majorHAnsi" w:cstheme="majorHAnsi"/>
          <w:kern w:val="0"/>
          <w14:ligatures w14:val="none"/>
        </w:rPr>
        <w:t>are not dependencies</w:t>
      </w:r>
      <w:r w:rsidRPr="008704DC">
        <w:rPr>
          <w:rFonts w:asciiTheme="majorHAnsi" w:eastAsia="Times New Roman" w:hAnsiTheme="majorHAnsi" w:cstheme="majorHAnsi"/>
          <w:kern w:val="0"/>
          <w14:ligatures w14:val="none"/>
        </w:rPr>
        <w:t xml:space="preserve"> for system changes.</w:t>
      </w:r>
    </w:p>
    <w:p w14:paraId="68694392" w14:textId="0EBECD12" w:rsidR="002F2724" w:rsidRPr="0026775D" w:rsidRDefault="2DE42056" w:rsidP="002F2724">
      <w:pPr>
        <w:pStyle w:val="Heading4"/>
        <w:numPr>
          <w:ilvl w:val="0"/>
          <w:numId w:val="38"/>
        </w:numPr>
        <w:rPr>
          <w:rStyle w:val="Strong"/>
          <w:b w:val="0"/>
          <w:sz w:val="24"/>
          <w:szCs w:val="24"/>
        </w:rPr>
      </w:pPr>
      <w:r w:rsidRPr="00DF6CE9">
        <w:rPr>
          <w:rStyle w:val="Strong"/>
          <w:b w:val="0"/>
          <w:i w:val="0"/>
          <w:sz w:val="24"/>
          <w:szCs w:val="24"/>
        </w:rPr>
        <w:t>Key</w:t>
      </w:r>
      <w:r w:rsidR="002F2724" w:rsidRPr="00DF6CE9">
        <w:rPr>
          <w:rStyle w:val="Strong"/>
          <w:b w:val="0"/>
          <w:i w:val="0"/>
          <w:sz w:val="24"/>
          <w:szCs w:val="24"/>
        </w:rPr>
        <w:t xml:space="preserve"> Activities</w:t>
      </w:r>
    </w:p>
    <w:tbl>
      <w:tblPr>
        <w:tblStyle w:val="PlainTable3"/>
        <w:tblW w:w="10978" w:type="dxa"/>
        <w:tblInd w:w="-108" w:type="dxa"/>
        <w:tblLook w:val="04A0" w:firstRow="1" w:lastRow="0" w:firstColumn="1" w:lastColumn="0" w:noHBand="0" w:noVBand="1"/>
      </w:tblPr>
      <w:tblGrid>
        <w:gridCol w:w="528"/>
        <w:gridCol w:w="2838"/>
        <w:gridCol w:w="3372"/>
        <w:gridCol w:w="1495"/>
        <w:gridCol w:w="1650"/>
        <w:gridCol w:w="1095"/>
      </w:tblGrid>
      <w:tr w:rsidR="002F2724" w:rsidRPr="0026775D" w14:paraId="5D27AC38" w14:textId="77777777">
        <w:trPr>
          <w:cnfStyle w:val="100000000000" w:firstRow="1" w:lastRow="0" w:firstColumn="0" w:lastColumn="0" w:oddVBand="0" w:evenVBand="0" w:oddHBand="0" w:evenHBand="0" w:firstRowFirstColumn="0" w:firstRowLastColumn="0" w:lastRowFirstColumn="0" w:lastRowLastColumn="0"/>
          <w:trHeight w:val="248"/>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9522BA8" w14:textId="77777777" w:rsidR="002F2724" w:rsidRPr="005A45C6" w:rsidRDefault="002F2724" w:rsidP="00F95906">
            <w:pPr>
              <w:jc w:val="center"/>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Nr.</w:t>
            </w:r>
          </w:p>
        </w:tc>
        <w:tc>
          <w:tcPr>
            <w:tcW w:w="3060" w:type="dxa"/>
            <w:vAlign w:val="center"/>
            <w:hideMark/>
          </w:tcPr>
          <w:p w14:paraId="506189EC"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Task</w:t>
            </w:r>
          </w:p>
        </w:tc>
        <w:tc>
          <w:tcPr>
            <w:tcW w:w="3738" w:type="dxa"/>
            <w:vAlign w:val="center"/>
            <w:hideMark/>
          </w:tcPr>
          <w:p w14:paraId="48F4FDEC"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Output</w:t>
            </w:r>
          </w:p>
        </w:tc>
        <w:tc>
          <w:tcPr>
            <w:tcW w:w="1067" w:type="dxa"/>
            <w:vAlign w:val="center"/>
            <w:hideMark/>
          </w:tcPr>
          <w:p w14:paraId="79BE22BE"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Markman Group</w:t>
            </w:r>
          </w:p>
        </w:tc>
        <w:tc>
          <w:tcPr>
            <w:tcW w:w="1529" w:type="dxa"/>
            <w:vAlign w:val="center"/>
            <w:hideMark/>
          </w:tcPr>
          <w:p w14:paraId="0E47D554"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Metropolitan</w:t>
            </w:r>
          </w:p>
        </w:tc>
        <w:tc>
          <w:tcPr>
            <w:tcW w:w="1116" w:type="dxa"/>
            <w:vAlign w:val="center"/>
            <w:hideMark/>
          </w:tcPr>
          <w:p w14:paraId="74CFA631"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Status</w:t>
            </w:r>
          </w:p>
        </w:tc>
      </w:tr>
      <w:tr w:rsidR="0057260B" w:rsidRPr="0026775D" w14:paraId="3029AB6A"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06DB73" w14:textId="77777777" w:rsidR="002F2724" w:rsidRPr="005A45C6" w:rsidRDefault="002F2724" w:rsidP="00F95906">
            <w:pPr>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1.1</w:t>
            </w:r>
          </w:p>
        </w:tc>
        <w:tc>
          <w:tcPr>
            <w:tcW w:w="3060" w:type="dxa"/>
            <w:vAlign w:val="center"/>
            <w:hideMark/>
          </w:tcPr>
          <w:p w14:paraId="601DB553"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 xml:space="preserve">Identify </w:t>
            </w:r>
            <w:proofErr w:type="spellStart"/>
            <w:r w:rsidRPr="005A45C6">
              <w:rPr>
                <w:rFonts w:asciiTheme="majorHAnsi" w:eastAsia="Times New Roman" w:hAnsiTheme="majorHAnsi" w:cstheme="majorHAnsi"/>
                <w:kern w:val="0"/>
                <w14:ligatures w14:val="none"/>
              </w:rPr>
              <w:t>DealCloud</w:t>
            </w:r>
            <w:proofErr w:type="spellEnd"/>
            <w:r w:rsidRPr="005A45C6">
              <w:rPr>
                <w:rFonts w:asciiTheme="majorHAnsi" w:eastAsia="Times New Roman" w:hAnsiTheme="majorHAnsi" w:cstheme="majorHAnsi"/>
                <w:kern w:val="0"/>
                <w14:ligatures w14:val="none"/>
              </w:rPr>
              <w:t xml:space="preserve"> Data Fields &amp; Structure</w:t>
            </w:r>
          </w:p>
        </w:tc>
        <w:tc>
          <w:tcPr>
            <w:tcW w:w="3738" w:type="dxa"/>
            <w:vAlign w:val="center"/>
            <w:hideMark/>
          </w:tcPr>
          <w:p w14:paraId="6EC2163A"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Detailed Data Inventory (fields, data types, usage)</w:t>
            </w:r>
          </w:p>
        </w:tc>
        <w:tc>
          <w:tcPr>
            <w:tcW w:w="1067" w:type="dxa"/>
            <w:vAlign w:val="center"/>
            <w:hideMark/>
          </w:tcPr>
          <w:p w14:paraId="26DBB08C"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Consulted</w:t>
            </w:r>
          </w:p>
        </w:tc>
        <w:tc>
          <w:tcPr>
            <w:tcW w:w="1529" w:type="dxa"/>
            <w:vAlign w:val="center"/>
            <w:hideMark/>
          </w:tcPr>
          <w:p w14:paraId="5510BFE7" w14:textId="1B07DCB3"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Responsible</w:t>
            </w:r>
            <w:r w:rsidR="00555D46" w:rsidRPr="005A45C6">
              <w:rPr>
                <w:rFonts w:asciiTheme="majorHAnsi" w:eastAsia="Times New Roman" w:hAnsiTheme="majorHAnsi" w:cstheme="majorHAnsi"/>
                <w:kern w:val="0"/>
                <w14:ligatures w14:val="none"/>
              </w:rPr>
              <w:t>*</w:t>
            </w:r>
          </w:p>
        </w:tc>
        <w:tc>
          <w:tcPr>
            <w:tcW w:w="1116" w:type="dxa"/>
            <w:vAlign w:val="center"/>
            <w:hideMark/>
          </w:tcPr>
          <w:p w14:paraId="7E9EE0F9"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In Progress</w:t>
            </w:r>
          </w:p>
        </w:tc>
      </w:tr>
      <w:tr w:rsidR="002F2724" w:rsidRPr="0026775D" w14:paraId="052B49CF" w14:textId="77777777">
        <w:trPr>
          <w:trHeight w:val="2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A1DE32" w14:textId="77777777" w:rsidR="002F2724" w:rsidRPr="005A45C6" w:rsidRDefault="002F2724" w:rsidP="00F95906">
            <w:pPr>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1.2</w:t>
            </w:r>
          </w:p>
        </w:tc>
        <w:tc>
          <w:tcPr>
            <w:tcW w:w="3060" w:type="dxa"/>
            <w:vAlign w:val="center"/>
            <w:hideMark/>
          </w:tcPr>
          <w:p w14:paraId="61D5F216"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Identify Data Ownership &amp; Responsibilities</w:t>
            </w:r>
          </w:p>
        </w:tc>
        <w:tc>
          <w:tcPr>
            <w:tcW w:w="3738" w:type="dxa"/>
            <w:vAlign w:val="center"/>
            <w:hideMark/>
          </w:tcPr>
          <w:p w14:paraId="67B53299"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Data Ownership Matrix (RACI)</w:t>
            </w:r>
          </w:p>
        </w:tc>
        <w:tc>
          <w:tcPr>
            <w:tcW w:w="1067" w:type="dxa"/>
            <w:vAlign w:val="center"/>
            <w:hideMark/>
          </w:tcPr>
          <w:p w14:paraId="2D62F40C"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Consulted</w:t>
            </w:r>
          </w:p>
        </w:tc>
        <w:tc>
          <w:tcPr>
            <w:tcW w:w="1529" w:type="dxa"/>
            <w:vAlign w:val="center"/>
            <w:hideMark/>
          </w:tcPr>
          <w:p w14:paraId="48392961" w14:textId="2C96E6B1"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Responsible</w:t>
            </w:r>
            <w:r w:rsidR="00555D46" w:rsidRPr="005A45C6">
              <w:rPr>
                <w:rFonts w:asciiTheme="majorHAnsi" w:eastAsia="Times New Roman" w:hAnsiTheme="majorHAnsi" w:cstheme="majorHAnsi"/>
                <w:kern w:val="0"/>
                <w14:ligatures w14:val="none"/>
              </w:rPr>
              <w:t>*</w:t>
            </w:r>
          </w:p>
        </w:tc>
        <w:tc>
          <w:tcPr>
            <w:tcW w:w="1116" w:type="dxa"/>
            <w:vAlign w:val="center"/>
            <w:hideMark/>
          </w:tcPr>
          <w:p w14:paraId="53F550D8"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Not Started</w:t>
            </w:r>
          </w:p>
        </w:tc>
      </w:tr>
      <w:tr w:rsidR="0057260B" w:rsidRPr="0026775D" w14:paraId="4D86FF59"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BB4DC8" w14:textId="77777777" w:rsidR="002F2724" w:rsidRPr="005A45C6" w:rsidRDefault="002F2724" w:rsidP="00F95906">
            <w:pPr>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1.3</w:t>
            </w:r>
          </w:p>
        </w:tc>
        <w:tc>
          <w:tcPr>
            <w:tcW w:w="3060" w:type="dxa"/>
            <w:vAlign w:val="center"/>
            <w:hideMark/>
          </w:tcPr>
          <w:p w14:paraId="74A3EBB6"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Define Roles &amp; Responsibilities (RACI)</w:t>
            </w:r>
          </w:p>
        </w:tc>
        <w:tc>
          <w:tcPr>
            <w:tcW w:w="3738" w:type="dxa"/>
            <w:vAlign w:val="center"/>
            <w:hideMark/>
          </w:tcPr>
          <w:p w14:paraId="4F96A133"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 xml:space="preserve">RACI Matrix (Data Owners, Data Stewards, </w:t>
            </w:r>
            <w:proofErr w:type="spellStart"/>
            <w:r w:rsidRPr="005A45C6">
              <w:rPr>
                <w:rFonts w:asciiTheme="majorHAnsi" w:eastAsia="Times New Roman" w:hAnsiTheme="majorHAnsi" w:cstheme="majorHAnsi"/>
                <w:kern w:val="0"/>
                <w14:ligatures w14:val="none"/>
              </w:rPr>
              <w:t>DealCloud</w:t>
            </w:r>
            <w:proofErr w:type="spellEnd"/>
            <w:r w:rsidRPr="005A45C6">
              <w:rPr>
                <w:rFonts w:asciiTheme="majorHAnsi" w:eastAsia="Times New Roman" w:hAnsiTheme="majorHAnsi" w:cstheme="majorHAnsi"/>
                <w:kern w:val="0"/>
                <w14:ligatures w14:val="none"/>
              </w:rPr>
              <w:t xml:space="preserve"> Support Team)</w:t>
            </w:r>
          </w:p>
        </w:tc>
        <w:tc>
          <w:tcPr>
            <w:tcW w:w="1067" w:type="dxa"/>
            <w:vAlign w:val="center"/>
            <w:hideMark/>
          </w:tcPr>
          <w:p w14:paraId="60B2F392"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Consulted</w:t>
            </w:r>
          </w:p>
        </w:tc>
        <w:tc>
          <w:tcPr>
            <w:tcW w:w="1529" w:type="dxa"/>
            <w:vAlign w:val="center"/>
            <w:hideMark/>
          </w:tcPr>
          <w:p w14:paraId="4C372445" w14:textId="1E165BFE"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Responsible</w:t>
            </w:r>
            <w:r w:rsidR="00CD45F9" w:rsidRPr="005A45C6">
              <w:rPr>
                <w:rFonts w:asciiTheme="majorHAnsi" w:eastAsia="Times New Roman" w:hAnsiTheme="majorHAnsi" w:cstheme="majorHAnsi"/>
                <w:kern w:val="0"/>
                <w14:ligatures w14:val="none"/>
              </w:rPr>
              <w:t>**</w:t>
            </w:r>
          </w:p>
        </w:tc>
        <w:tc>
          <w:tcPr>
            <w:tcW w:w="1116" w:type="dxa"/>
            <w:vAlign w:val="center"/>
            <w:hideMark/>
          </w:tcPr>
          <w:p w14:paraId="7A774B0C"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Not Started</w:t>
            </w:r>
          </w:p>
        </w:tc>
      </w:tr>
      <w:tr w:rsidR="002F2724" w:rsidRPr="0026775D" w14:paraId="6F9A75C0" w14:textId="77777777">
        <w:trPr>
          <w:trHeight w:val="2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EDA10" w14:textId="77777777" w:rsidR="002F2724" w:rsidRPr="005A45C6" w:rsidRDefault="002F2724" w:rsidP="00F95906">
            <w:pPr>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1.4</w:t>
            </w:r>
          </w:p>
        </w:tc>
        <w:tc>
          <w:tcPr>
            <w:tcW w:w="3060" w:type="dxa"/>
            <w:vAlign w:val="center"/>
            <w:hideMark/>
          </w:tcPr>
          <w:p w14:paraId="220084C3"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Establish Data Governance Framework</w:t>
            </w:r>
          </w:p>
        </w:tc>
        <w:tc>
          <w:tcPr>
            <w:tcW w:w="3738" w:type="dxa"/>
            <w:vAlign w:val="center"/>
            <w:hideMark/>
          </w:tcPr>
          <w:p w14:paraId="08F1E45E"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Data Governance Policy Document (roles, data stewardship processes)</w:t>
            </w:r>
          </w:p>
        </w:tc>
        <w:tc>
          <w:tcPr>
            <w:tcW w:w="1067" w:type="dxa"/>
            <w:vAlign w:val="center"/>
            <w:hideMark/>
          </w:tcPr>
          <w:p w14:paraId="42D28E1D"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Responsible</w:t>
            </w:r>
          </w:p>
        </w:tc>
        <w:tc>
          <w:tcPr>
            <w:tcW w:w="1529" w:type="dxa"/>
            <w:vAlign w:val="center"/>
            <w:hideMark/>
          </w:tcPr>
          <w:p w14:paraId="22A2CF92"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Accountable</w:t>
            </w:r>
          </w:p>
        </w:tc>
        <w:tc>
          <w:tcPr>
            <w:tcW w:w="1116" w:type="dxa"/>
            <w:vAlign w:val="center"/>
            <w:hideMark/>
          </w:tcPr>
          <w:p w14:paraId="5B01D021"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Not Started</w:t>
            </w:r>
          </w:p>
        </w:tc>
      </w:tr>
      <w:tr w:rsidR="0057260B" w:rsidRPr="0026775D" w14:paraId="751FD930" w14:textId="77777777">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A438F2" w14:textId="77777777" w:rsidR="002F2724" w:rsidRPr="005A45C6" w:rsidRDefault="002F2724" w:rsidP="00F95906">
            <w:pPr>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1.5</w:t>
            </w:r>
          </w:p>
        </w:tc>
        <w:tc>
          <w:tcPr>
            <w:tcW w:w="3060" w:type="dxa"/>
            <w:vAlign w:val="center"/>
            <w:hideMark/>
          </w:tcPr>
          <w:p w14:paraId="1E294880"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proofErr w:type="gramStart"/>
            <w:r w:rsidRPr="005A45C6">
              <w:rPr>
                <w:rFonts w:asciiTheme="majorHAnsi" w:eastAsia="Times New Roman" w:hAnsiTheme="majorHAnsi" w:cstheme="majorHAnsi"/>
                <w:kern w:val="0"/>
                <w14:ligatures w14:val="none"/>
              </w:rPr>
              <w:t>Develop</w:t>
            </w:r>
            <w:proofErr w:type="gramEnd"/>
            <w:r w:rsidRPr="005A45C6">
              <w:rPr>
                <w:rFonts w:asciiTheme="majorHAnsi" w:eastAsia="Times New Roman" w:hAnsiTheme="majorHAnsi" w:cstheme="majorHAnsi"/>
                <w:kern w:val="0"/>
                <w14:ligatures w14:val="none"/>
              </w:rPr>
              <w:t xml:space="preserve"> Data Quality Management Process</w:t>
            </w:r>
          </w:p>
        </w:tc>
        <w:tc>
          <w:tcPr>
            <w:tcW w:w="3738" w:type="dxa"/>
            <w:vAlign w:val="center"/>
            <w:hideMark/>
          </w:tcPr>
          <w:p w14:paraId="30CF0CE6"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Data Quality Framework (checks, issue resolution process)</w:t>
            </w:r>
          </w:p>
        </w:tc>
        <w:tc>
          <w:tcPr>
            <w:tcW w:w="1067" w:type="dxa"/>
            <w:vAlign w:val="center"/>
            <w:hideMark/>
          </w:tcPr>
          <w:p w14:paraId="122EA874" w14:textId="18DC4F5D"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Responsible*</w:t>
            </w:r>
            <w:r w:rsidR="00871634" w:rsidRPr="005A45C6">
              <w:rPr>
                <w:rFonts w:asciiTheme="majorHAnsi" w:eastAsia="Times New Roman" w:hAnsiTheme="majorHAnsi" w:cstheme="majorHAnsi"/>
                <w:kern w:val="0"/>
                <w14:ligatures w14:val="none"/>
              </w:rPr>
              <w:t>*</w:t>
            </w:r>
          </w:p>
        </w:tc>
        <w:tc>
          <w:tcPr>
            <w:tcW w:w="1529" w:type="dxa"/>
            <w:vAlign w:val="center"/>
            <w:hideMark/>
          </w:tcPr>
          <w:p w14:paraId="230115E7" w14:textId="5AD3F24B"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Responsible*</w:t>
            </w:r>
            <w:r w:rsidR="00CD45F9" w:rsidRPr="005A45C6">
              <w:rPr>
                <w:rFonts w:asciiTheme="majorHAnsi" w:eastAsia="Times New Roman" w:hAnsiTheme="majorHAnsi" w:cstheme="majorHAnsi"/>
                <w:kern w:val="0"/>
                <w14:ligatures w14:val="none"/>
              </w:rPr>
              <w:t>*</w:t>
            </w:r>
          </w:p>
        </w:tc>
        <w:tc>
          <w:tcPr>
            <w:tcW w:w="1116" w:type="dxa"/>
            <w:vAlign w:val="center"/>
            <w:hideMark/>
          </w:tcPr>
          <w:p w14:paraId="7BB1F563"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Not Started</w:t>
            </w:r>
          </w:p>
        </w:tc>
      </w:tr>
      <w:tr w:rsidR="002F2724" w:rsidRPr="0026775D" w14:paraId="6AAA1912" w14:textId="77777777">
        <w:trPr>
          <w:trHeight w:val="2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DBFAF3" w14:textId="77777777" w:rsidR="002F2724" w:rsidRPr="005A45C6" w:rsidRDefault="002F2724" w:rsidP="00F95906">
            <w:pPr>
              <w:rPr>
                <w:rFonts w:asciiTheme="majorHAnsi" w:eastAsia="Times New Roman" w:hAnsiTheme="majorHAnsi" w:cstheme="majorHAnsi"/>
                <w:b w:val="0"/>
                <w:kern w:val="0"/>
                <w14:ligatures w14:val="none"/>
              </w:rPr>
            </w:pPr>
            <w:r w:rsidRPr="005A45C6">
              <w:rPr>
                <w:rFonts w:asciiTheme="majorHAnsi" w:eastAsia="Times New Roman" w:hAnsiTheme="majorHAnsi" w:cstheme="majorHAnsi"/>
                <w:b w:val="0"/>
                <w:kern w:val="0"/>
                <w14:ligatures w14:val="none"/>
              </w:rPr>
              <w:t>1.6</w:t>
            </w:r>
          </w:p>
        </w:tc>
        <w:tc>
          <w:tcPr>
            <w:tcW w:w="3060" w:type="dxa"/>
            <w:vAlign w:val="center"/>
            <w:hideMark/>
          </w:tcPr>
          <w:p w14:paraId="4F372780"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Define Reporting &amp; Dashboard Strategy</w:t>
            </w:r>
          </w:p>
        </w:tc>
        <w:tc>
          <w:tcPr>
            <w:tcW w:w="3738" w:type="dxa"/>
            <w:vAlign w:val="center"/>
            <w:hideMark/>
          </w:tcPr>
          <w:p w14:paraId="11F33092"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Reporting Framework (standard reports, dashboards, KPIs to track)</w:t>
            </w:r>
          </w:p>
        </w:tc>
        <w:tc>
          <w:tcPr>
            <w:tcW w:w="1067" w:type="dxa"/>
            <w:vAlign w:val="center"/>
            <w:hideMark/>
          </w:tcPr>
          <w:p w14:paraId="399B0710"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Accountable</w:t>
            </w:r>
          </w:p>
        </w:tc>
        <w:tc>
          <w:tcPr>
            <w:tcW w:w="1529" w:type="dxa"/>
            <w:vAlign w:val="center"/>
            <w:hideMark/>
          </w:tcPr>
          <w:p w14:paraId="0B6AC93B"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Responsible</w:t>
            </w:r>
          </w:p>
        </w:tc>
        <w:tc>
          <w:tcPr>
            <w:tcW w:w="1116" w:type="dxa"/>
            <w:vAlign w:val="center"/>
            <w:hideMark/>
          </w:tcPr>
          <w:p w14:paraId="1AB69CCD"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5A45C6">
              <w:rPr>
                <w:rFonts w:asciiTheme="majorHAnsi" w:eastAsia="Times New Roman" w:hAnsiTheme="majorHAnsi" w:cstheme="majorHAnsi"/>
                <w:kern w:val="0"/>
                <w14:ligatures w14:val="none"/>
              </w:rPr>
              <w:t>Not Started</w:t>
            </w:r>
          </w:p>
        </w:tc>
      </w:tr>
    </w:tbl>
    <w:p w14:paraId="17EFAB8B" w14:textId="7D7F5A18" w:rsidR="00C95491" w:rsidRDefault="002F2724" w:rsidP="002F2724">
      <w:pPr>
        <w:rPr>
          <w:rFonts w:asciiTheme="majorHAnsi" w:hAnsiTheme="majorHAnsi" w:cstheme="majorHAnsi"/>
          <w:i/>
          <w:iCs/>
          <w:sz w:val="16"/>
          <w:szCs w:val="16"/>
        </w:rPr>
      </w:pPr>
      <w:r w:rsidRPr="0026775D">
        <w:rPr>
          <w:rFonts w:asciiTheme="majorHAnsi" w:hAnsiTheme="majorHAnsi" w:cstheme="majorHAnsi"/>
          <w:i/>
          <w:iCs/>
          <w:sz w:val="16"/>
          <w:szCs w:val="16"/>
        </w:rPr>
        <w:lastRenderedPageBreak/>
        <w:t xml:space="preserve">*Metropolitan is </w:t>
      </w:r>
      <w:r w:rsidR="00C95491">
        <w:rPr>
          <w:rFonts w:asciiTheme="majorHAnsi" w:hAnsiTheme="majorHAnsi" w:cstheme="majorHAnsi"/>
          <w:i/>
          <w:iCs/>
          <w:sz w:val="16"/>
          <w:szCs w:val="16"/>
        </w:rPr>
        <w:t xml:space="preserve">assigned as Responsible for 1.1 and 1.2 as the initiative has already </w:t>
      </w:r>
      <w:r w:rsidR="00C87D43">
        <w:rPr>
          <w:rFonts w:asciiTheme="majorHAnsi" w:hAnsiTheme="majorHAnsi" w:cstheme="majorHAnsi"/>
          <w:i/>
          <w:iCs/>
          <w:sz w:val="16"/>
          <w:szCs w:val="16"/>
        </w:rPr>
        <w:t>started</w:t>
      </w:r>
      <w:r w:rsidR="00871634">
        <w:rPr>
          <w:rFonts w:asciiTheme="majorHAnsi" w:hAnsiTheme="majorHAnsi" w:cstheme="majorHAnsi"/>
          <w:i/>
          <w:iCs/>
          <w:sz w:val="16"/>
          <w:szCs w:val="16"/>
        </w:rPr>
        <w:t xml:space="preserve"> based on the file provided during the </w:t>
      </w:r>
      <w:r w:rsidR="00DE776A">
        <w:rPr>
          <w:rFonts w:asciiTheme="majorHAnsi" w:hAnsiTheme="majorHAnsi" w:cstheme="majorHAnsi"/>
          <w:i/>
          <w:iCs/>
          <w:sz w:val="16"/>
          <w:szCs w:val="16"/>
        </w:rPr>
        <w:t>previous work completed</w:t>
      </w:r>
      <w:r w:rsidR="001239B4">
        <w:rPr>
          <w:rFonts w:asciiTheme="majorHAnsi" w:hAnsiTheme="majorHAnsi" w:cstheme="majorHAnsi"/>
          <w:i/>
          <w:iCs/>
          <w:sz w:val="16"/>
          <w:szCs w:val="16"/>
        </w:rPr>
        <w:t>.</w:t>
      </w:r>
    </w:p>
    <w:p w14:paraId="1A90B503" w14:textId="5FC8E997" w:rsidR="002F2724" w:rsidRPr="0026775D" w:rsidRDefault="00CD45F9" w:rsidP="002F2724">
      <w:pPr>
        <w:rPr>
          <w:rFonts w:asciiTheme="majorHAnsi" w:hAnsiTheme="majorHAnsi" w:cstheme="majorHAnsi"/>
          <w:i/>
          <w:iCs/>
          <w:sz w:val="16"/>
          <w:szCs w:val="16"/>
        </w:rPr>
      </w:pPr>
      <w:r>
        <w:rPr>
          <w:rFonts w:asciiTheme="majorHAnsi" w:hAnsiTheme="majorHAnsi" w:cstheme="majorHAnsi"/>
          <w:i/>
          <w:iCs/>
          <w:sz w:val="16"/>
          <w:szCs w:val="16"/>
        </w:rPr>
        <w:t>**</w:t>
      </w:r>
      <w:r w:rsidR="002F2724" w:rsidRPr="0026775D">
        <w:rPr>
          <w:rFonts w:asciiTheme="majorHAnsi" w:hAnsiTheme="majorHAnsi" w:cstheme="majorHAnsi"/>
          <w:i/>
          <w:iCs/>
          <w:sz w:val="16"/>
          <w:szCs w:val="16"/>
        </w:rPr>
        <w:t xml:space="preserve">Metropolitan is responsible for aligning and designing process and Markman Group is responsible for developing the compliance check and rules. </w:t>
      </w:r>
    </w:p>
    <w:p w14:paraId="3C7CF607" w14:textId="77777777" w:rsidR="002F2724" w:rsidRPr="00DF6CE9" w:rsidRDefault="002F2724" w:rsidP="002F2724">
      <w:pPr>
        <w:pStyle w:val="Heading4"/>
        <w:numPr>
          <w:ilvl w:val="0"/>
          <w:numId w:val="38"/>
        </w:numPr>
        <w:rPr>
          <w:rStyle w:val="Strong"/>
          <w:rFonts w:cstheme="majorHAnsi"/>
          <w:b w:val="0"/>
          <w:i w:val="0"/>
          <w:sz w:val="24"/>
          <w:szCs w:val="24"/>
        </w:rPr>
      </w:pPr>
      <w:r w:rsidRPr="00DF6CE9">
        <w:rPr>
          <w:rStyle w:val="Strong"/>
          <w:rFonts w:cstheme="majorHAnsi"/>
          <w:b w:val="0"/>
          <w:i w:val="0"/>
          <w:sz w:val="24"/>
          <w:szCs w:val="24"/>
        </w:rPr>
        <w:t>Data Governance &amp; Role Assignments</w:t>
      </w:r>
    </w:p>
    <w:p w14:paraId="20F73E64" w14:textId="77777777" w:rsidR="002F2724" w:rsidRPr="00FC6846" w:rsidRDefault="002F2724" w:rsidP="002F2724">
      <w:pPr>
        <w:spacing w:before="100" w:beforeAutospacing="1" w:after="100" w:afterAutospacing="1" w:line="240" w:lineRule="auto"/>
        <w:jc w:val="both"/>
        <w:rPr>
          <w:rFonts w:asciiTheme="majorHAnsi" w:eastAsia="Times New Roman" w:hAnsiTheme="majorHAnsi" w:cstheme="majorHAnsi"/>
          <w:kern w:val="0"/>
          <w14:ligatures w14:val="none"/>
        </w:rPr>
      </w:pPr>
      <w:r w:rsidRPr="0026775D">
        <w:rPr>
          <w:rFonts w:asciiTheme="majorHAnsi" w:eastAsia="Times New Roman" w:hAnsiTheme="majorHAnsi" w:cstheme="majorHAnsi"/>
          <w:kern w:val="0"/>
          <w14:ligatures w14:val="none"/>
        </w:rPr>
        <w:t xml:space="preserve">To ensure </w:t>
      </w:r>
      <w:r w:rsidRPr="000D3D6A">
        <w:rPr>
          <w:rFonts w:asciiTheme="majorHAnsi" w:eastAsia="Times New Roman" w:hAnsiTheme="majorHAnsi" w:cstheme="majorHAnsi"/>
          <w:kern w:val="0"/>
          <w14:ligatures w14:val="none"/>
        </w:rPr>
        <w:t>sustainability and accountability</w:t>
      </w:r>
      <w:r w:rsidRPr="0026775D">
        <w:rPr>
          <w:rFonts w:asciiTheme="majorHAnsi" w:eastAsia="Times New Roman" w:hAnsiTheme="majorHAnsi" w:cstheme="majorHAnsi"/>
          <w:kern w:val="0"/>
          <w14:ligatures w14:val="none"/>
        </w:rPr>
        <w:t xml:space="preserve">, the governance framework will introduce key </w:t>
      </w:r>
      <w:r w:rsidRPr="000D3D6A">
        <w:rPr>
          <w:rFonts w:asciiTheme="majorHAnsi" w:eastAsia="Times New Roman" w:hAnsiTheme="majorHAnsi" w:cstheme="majorHAnsi"/>
          <w:kern w:val="0"/>
          <w14:ligatures w14:val="none"/>
        </w:rPr>
        <w:t>data governance roles</w:t>
      </w:r>
      <w:r w:rsidRPr="0026775D">
        <w:rPr>
          <w:rFonts w:asciiTheme="majorHAnsi" w:eastAsia="Times New Roman" w:hAnsiTheme="majorHAnsi" w:cstheme="majorHAnsi"/>
          <w:kern w:val="0"/>
          <w14:ligatures w14:val="none"/>
        </w:rPr>
        <w:t xml:space="preserve"> responsible for data integrity, process adherence, and long-term compliance with </w:t>
      </w:r>
      <w:proofErr w:type="spellStart"/>
      <w:r w:rsidRPr="0026775D">
        <w:rPr>
          <w:rFonts w:asciiTheme="majorHAnsi" w:eastAsia="Times New Roman" w:hAnsiTheme="majorHAnsi" w:cstheme="majorHAnsi"/>
          <w:kern w:val="0"/>
          <w14:ligatures w14:val="none"/>
        </w:rPr>
        <w:t>DealCloud</w:t>
      </w:r>
      <w:proofErr w:type="spellEnd"/>
      <w:r w:rsidRPr="0026775D">
        <w:rPr>
          <w:rFonts w:asciiTheme="majorHAnsi" w:eastAsia="Times New Roman" w:hAnsiTheme="majorHAnsi" w:cstheme="majorHAnsi"/>
          <w:kern w:val="0"/>
          <w14:ligatures w14:val="none"/>
        </w:rPr>
        <w:t xml:space="preserve"> best practices.</w:t>
      </w:r>
    </w:p>
    <w:tbl>
      <w:tblPr>
        <w:tblStyle w:val="PlainTable3"/>
        <w:tblW w:w="10853" w:type="dxa"/>
        <w:tblInd w:w="-108" w:type="dxa"/>
        <w:tblLook w:val="04A0" w:firstRow="1" w:lastRow="0" w:firstColumn="1" w:lastColumn="0" w:noHBand="0" w:noVBand="1"/>
      </w:tblPr>
      <w:tblGrid>
        <w:gridCol w:w="3508"/>
        <w:gridCol w:w="3508"/>
        <w:gridCol w:w="3837"/>
      </w:tblGrid>
      <w:tr w:rsidR="002F2724" w:rsidRPr="0026775D" w14:paraId="61B3432F" w14:textId="77777777">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3508" w:type="dxa"/>
            <w:hideMark/>
          </w:tcPr>
          <w:p w14:paraId="48213F9F" w14:textId="77777777" w:rsidR="002F2724" w:rsidRPr="005A45C6" w:rsidRDefault="002F2724" w:rsidP="00F95906">
            <w:pPr>
              <w:spacing w:before="100" w:beforeAutospacing="1" w:after="100" w:afterAutospacing="1"/>
              <w:jc w:val="center"/>
              <w:rPr>
                <w:rFonts w:asciiTheme="majorHAnsi" w:eastAsia="Times New Roman" w:hAnsiTheme="majorHAnsi" w:cstheme="majorHAnsi"/>
                <w:b w:val="0"/>
                <w:color w:val="000000" w:themeColor="text1"/>
                <w:kern w:val="0"/>
                <w14:ligatures w14:val="none"/>
              </w:rPr>
            </w:pPr>
            <w:r w:rsidRPr="005A45C6">
              <w:rPr>
                <w:rFonts w:asciiTheme="majorHAnsi" w:eastAsia="Times New Roman" w:hAnsiTheme="majorHAnsi" w:cstheme="majorHAnsi"/>
                <w:b w:val="0"/>
                <w:color w:val="000000" w:themeColor="text1"/>
                <w:kern w:val="0"/>
                <w14:ligatures w14:val="none"/>
              </w:rPr>
              <w:t>Role</w:t>
            </w:r>
          </w:p>
        </w:tc>
        <w:tc>
          <w:tcPr>
            <w:tcW w:w="3508" w:type="dxa"/>
            <w:hideMark/>
          </w:tcPr>
          <w:p w14:paraId="3E928091" w14:textId="77777777" w:rsidR="002F2724" w:rsidRPr="005A45C6" w:rsidRDefault="002F2724" w:rsidP="00F9590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color w:val="000000" w:themeColor="text1"/>
                <w:kern w:val="0"/>
                <w14:ligatures w14:val="none"/>
              </w:rPr>
            </w:pPr>
            <w:r w:rsidRPr="005A45C6">
              <w:rPr>
                <w:rFonts w:asciiTheme="majorHAnsi" w:eastAsia="Times New Roman" w:hAnsiTheme="majorHAnsi" w:cstheme="majorHAnsi"/>
                <w:b w:val="0"/>
                <w:color w:val="000000" w:themeColor="text1"/>
                <w:kern w:val="0"/>
                <w14:ligatures w14:val="none"/>
              </w:rPr>
              <w:t>Responsibility</w:t>
            </w:r>
          </w:p>
        </w:tc>
        <w:tc>
          <w:tcPr>
            <w:tcW w:w="3837" w:type="dxa"/>
            <w:hideMark/>
          </w:tcPr>
          <w:p w14:paraId="155B114C" w14:textId="77777777" w:rsidR="002F2724" w:rsidRPr="005A45C6" w:rsidRDefault="002F2724" w:rsidP="00F9590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color w:val="000000" w:themeColor="text1"/>
                <w:kern w:val="0"/>
                <w14:ligatures w14:val="none"/>
              </w:rPr>
            </w:pPr>
            <w:r w:rsidRPr="005A45C6">
              <w:rPr>
                <w:rFonts w:asciiTheme="majorHAnsi" w:eastAsia="Times New Roman" w:hAnsiTheme="majorHAnsi" w:cstheme="majorHAnsi"/>
                <w:b w:val="0"/>
                <w:color w:val="000000" w:themeColor="text1"/>
                <w:kern w:val="0"/>
                <w14:ligatures w14:val="none"/>
              </w:rPr>
              <w:t>Suggested Candidates</w:t>
            </w:r>
          </w:p>
        </w:tc>
      </w:tr>
      <w:tr w:rsidR="00207CE2" w:rsidRPr="0026775D" w14:paraId="5249A63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508" w:type="dxa"/>
            <w:vAlign w:val="center"/>
            <w:hideMark/>
          </w:tcPr>
          <w:p w14:paraId="35255338" w14:textId="77777777" w:rsidR="002F2724" w:rsidRPr="005A45C6" w:rsidRDefault="002F2724" w:rsidP="00F95906">
            <w:pPr>
              <w:rPr>
                <w:rFonts w:asciiTheme="majorHAnsi" w:eastAsia="Times New Roman" w:hAnsiTheme="majorHAnsi" w:cstheme="majorHAnsi"/>
                <w:b w:val="0"/>
                <w:color w:val="000000"/>
                <w:kern w:val="0"/>
                <w14:ligatures w14:val="none"/>
              </w:rPr>
            </w:pPr>
            <w:r w:rsidRPr="005A45C6">
              <w:rPr>
                <w:rFonts w:asciiTheme="majorHAnsi" w:eastAsia="Times New Roman" w:hAnsiTheme="majorHAnsi" w:cstheme="majorHAnsi"/>
                <w:b w:val="0"/>
                <w:color w:val="000000"/>
                <w:kern w:val="0"/>
                <w14:ligatures w14:val="none"/>
              </w:rPr>
              <w:t>Data Owner</w:t>
            </w:r>
          </w:p>
        </w:tc>
        <w:tc>
          <w:tcPr>
            <w:tcW w:w="3508" w:type="dxa"/>
            <w:vAlign w:val="center"/>
            <w:hideMark/>
          </w:tcPr>
          <w:p w14:paraId="73F64975"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Overall data accountability</w:t>
            </w:r>
          </w:p>
        </w:tc>
        <w:tc>
          <w:tcPr>
            <w:tcW w:w="3837" w:type="dxa"/>
            <w:vAlign w:val="center"/>
            <w:hideMark/>
          </w:tcPr>
          <w:p w14:paraId="4A6CFD99"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Department Heads</w:t>
            </w:r>
          </w:p>
        </w:tc>
      </w:tr>
      <w:tr w:rsidR="002F2724" w:rsidRPr="0026775D" w14:paraId="5289408F" w14:textId="77777777">
        <w:trPr>
          <w:trHeight w:val="457"/>
        </w:trPr>
        <w:tc>
          <w:tcPr>
            <w:cnfStyle w:val="001000000000" w:firstRow="0" w:lastRow="0" w:firstColumn="1" w:lastColumn="0" w:oddVBand="0" w:evenVBand="0" w:oddHBand="0" w:evenHBand="0" w:firstRowFirstColumn="0" w:firstRowLastColumn="0" w:lastRowFirstColumn="0" w:lastRowLastColumn="0"/>
            <w:tcW w:w="3508" w:type="dxa"/>
            <w:vAlign w:val="center"/>
            <w:hideMark/>
          </w:tcPr>
          <w:p w14:paraId="6E7B027E" w14:textId="77777777" w:rsidR="002F2724" w:rsidRPr="005A45C6" w:rsidRDefault="002F2724" w:rsidP="00F95906">
            <w:pPr>
              <w:rPr>
                <w:rFonts w:asciiTheme="majorHAnsi" w:eastAsia="Times New Roman" w:hAnsiTheme="majorHAnsi" w:cstheme="majorHAnsi"/>
                <w:b w:val="0"/>
                <w:color w:val="000000"/>
                <w:kern w:val="0"/>
                <w14:ligatures w14:val="none"/>
              </w:rPr>
            </w:pPr>
            <w:r w:rsidRPr="005A45C6">
              <w:rPr>
                <w:rFonts w:asciiTheme="majorHAnsi" w:eastAsia="Times New Roman" w:hAnsiTheme="majorHAnsi" w:cstheme="majorHAnsi"/>
                <w:b w:val="0"/>
                <w:color w:val="000000"/>
                <w:kern w:val="0"/>
                <w14:ligatures w14:val="none"/>
              </w:rPr>
              <w:t>Data Steward</w:t>
            </w:r>
          </w:p>
        </w:tc>
        <w:tc>
          <w:tcPr>
            <w:tcW w:w="3508" w:type="dxa"/>
            <w:vAlign w:val="center"/>
            <w:hideMark/>
          </w:tcPr>
          <w:p w14:paraId="001B8C8B"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Day-to-day data quality management</w:t>
            </w:r>
          </w:p>
        </w:tc>
        <w:tc>
          <w:tcPr>
            <w:tcW w:w="3837" w:type="dxa"/>
            <w:vAlign w:val="center"/>
            <w:hideMark/>
          </w:tcPr>
          <w:p w14:paraId="3BEB7235"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Markman Group</w:t>
            </w:r>
          </w:p>
        </w:tc>
      </w:tr>
      <w:tr w:rsidR="00207CE2" w:rsidRPr="0026775D" w14:paraId="1517ED80" w14:textId="77777777">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508" w:type="dxa"/>
            <w:vAlign w:val="center"/>
            <w:hideMark/>
          </w:tcPr>
          <w:p w14:paraId="767E85FD" w14:textId="77777777" w:rsidR="002F2724" w:rsidRPr="005A45C6" w:rsidRDefault="002F2724" w:rsidP="00F95906">
            <w:pPr>
              <w:rPr>
                <w:rFonts w:asciiTheme="majorHAnsi" w:eastAsia="Times New Roman" w:hAnsiTheme="majorHAnsi" w:cstheme="majorHAnsi"/>
                <w:b w:val="0"/>
                <w:color w:val="000000"/>
                <w:kern w:val="0"/>
                <w14:ligatures w14:val="none"/>
              </w:rPr>
            </w:pPr>
            <w:r w:rsidRPr="005A45C6">
              <w:rPr>
                <w:rFonts w:asciiTheme="majorHAnsi" w:eastAsia="Times New Roman" w:hAnsiTheme="majorHAnsi" w:cstheme="majorHAnsi"/>
                <w:b w:val="0"/>
                <w:color w:val="000000"/>
                <w:kern w:val="0"/>
                <w14:ligatures w14:val="none"/>
              </w:rPr>
              <w:t>Process Owner</w:t>
            </w:r>
          </w:p>
        </w:tc>
        <w:tc>
          <w:tcPr>
            <w:tcW w:w="3508" w:type="dxa"/>
            <w:vAlign w:val="center"/>
            <w:hideMark/>
          </w:tcPr>
          <w:p w14:paraId="6EE72528"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Define and optimize business workflows</w:t>
            </w:r>
          </w:p>
        </w:tc>
        <w:tc>
          <w:tcPr>
            <w:tcW w:w="3837" w:type="dxa"/>
            <w:vAlign w:val="center"/>
            <w:hideMark/>
          </w:tcPr>
          <w:p w14:paraId="34895F40"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Stephen &amp; Team Leads</w:t>
            </w:r>
          </w:p>
        </w:tc>
      </w:tr>
      <w:tr w:rsidR="002F2724" w:rsidRPr="0026775D" w14:paraId="6B2DCE00" w14:textId="77777777">
        <w:trPr>
          <w:trHeight w:val="457"/>
        </w:trPr>
        <w:tc>
          <w:tcPr>
            <w:cnfStyle w:val="001000000000" w:firstRow="0" w:lastRow="0" w:firstColumn="1" w:lastColumn="0" w:oddVBand="0" w:evenVBand="0" w:oddHBand="0" w:evenHBand="0" w:firstRowFirstColumn="0" w:firstRowLastColumn="0" w:lastRowFirstColumn="0" w:lastRowLastColumn="0"/>
            <w:tcW w:w="3508" w:type="dxa"/>
            <w:vAlign w:val="center"/>
            <w:hideMark/>
          </w:tcPr>
          <w:p w14:paraId="51FEF368" w14:textId="77777777" w:rsidR="002F2724" w:rsidRPr="005A45C6" w:rsidRDefault="002F2724" w:rsidP="00F95906">
            <w:pPr>
              <w:rPr>
                <w:rFonts w:asciiTheme="majorHAnsi" w:eastAsia="Times New Roman" w:hAnsiTheme="majorHAnsi" w:cstheme="majorHAnsi"/>
                <w:b w:val="0"/>
                <w:color w:val="000000"/>
                <w:kern w:val="0"/>
                <w14:ligatures w14:val="none"/>
              </w:rPr>
            </w:pPr>
            <w:r w:rsidRPr="005A45C6">
              <w:rPr>
                <w:rFonts w:asciiTheme="majorHAnsi" w:eastAsia="Times New Roman" w:hAnsiTheme="majorHAnsi" w:cstheme="majorHAnsi"/>
                <w:b w:val="0"/>
                <w:color w:val="000000"/>
                <w:kern w:val="0"/>
                <w14:ligatures w14:val="none"/>
              </w:rPr>
              <w:t>Data Governance Lead</w:t>
            </w:r>
          </w:p>
        </w:tc>
        <w:tc>
          <w:tcPr>
            <w:tcW w:w="3508" w:type="dxa"/>
            <w:vAlign w:val="center"/>
            <w:hideMark/>
          </w:tcPr>
          <w:p w14:paraId="3CCCC78E"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Oversee data governance framework</w:t>
            </w:r>
          </w:p>
        </w:tc>
        <w:tc>
          <w:tcPr>
            <w:tcW w:w="3837" w:type="dxa"/>
            <w:vAlign w:val="center"/>
            <w:hideMark/>
          </w:tcPr>
          <w:p w14:paraId="17106635" w14:textId="7E32CE3E"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 xml:space="preserve">Stephen </w:t>
            </w:r>
            <w:r w:rsidR="65146271" w:rsidRPr="005A45C6">
              <w:rPr>
                <w:rFonts w:asciiTheme="majorHAnsi" w:eastAsia="Times New Roman" w:hAnsiTheme="majorHAnsi" w:cstheme="majorHAnsi"/>
                <w:color w:val="000000"/>
                <w:kern w:val="0"/>
                <w14:ligatures w14:val="none"/>
              </w:rPr>
              <w:t>&amp;</w:t>
            </w:r>
            <w:r w:rsidRPr="005A45C6">
              <w:rPr>
                <w:rFonts w:asciiTheme="majorHAnsi" w:eastAsia="Times New Roman" w:hAnsiTheme="majorHAnsi" w:cstheme="majorHAnsi"/>
                <w:color w:val="000000"/>
                <w:kern w:val="0"/>
                <w14:ligatures w14:val="none"/>
              </w:rPr>
              <w:t xml:space="preserve"> Markman Group</w:t>
            </w:r>
          </w:p>
        </w:tc>
      </w:tr>
      <w:tr w:rsidR="00207CE2" w:rsidRPr="0026775D" w14:paraId="09AB8477" w14:textId="77777777">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508" w:type="dxa"/>
            <w:vAlign w:val="center"/>
          </w:tcPr>
          <w:p w14:paraId="5744D288" w14:textId="77777777" w:rsidR="002F2724" w:rsidRPr="005A45C6" w:rsidRDefault="002F2724" w:rsidP="00F95906">
            <w:pPr>
              <w:rPr>
                <w:rFonts w:asciiTheme="majorHAnsi" w:eastAsia="Times New Roman" w:hAnsiTheme="majorHAnsi" w:cstheme="majorHAnsi"/>
                <w:b w:val="0"/>
                <w:color w:val="000000"/>
                <w:kern w:val="0"/>
                <w14:ligatures w14:val="none"/>
              </w:rPr>
            </w:pPr>
            <w:r w:rsidRPr="005A45C6">
              <w:rPr>
                <w:rFonts w:asciiTheme="majorHAnsi" w:eastAsia="Times New Roman" w:hAnsiTheme="majorHAnsi" w:cstheme="majorHAnsi"/>
                <w:b w:val="0"/>
                <w:color w:val="000000"/>
                <w:kern w:val="0"/>
                <w14:ligatures w14:val="none"/>
              </w:rPr>
              <w:t>DealCloud Technical Support</w:t>
            </w:r>
          </w:p>
        </w:tc>
        <w:tc>
          <w:tcPr>
            <w:tcW w:w="3508" w:type="dxa"/>
            <w:vAlign w:val="center"/>
          </w:tcPr>
          <w:p w14:paraId="064D810E"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kern w:val="0"/>
                <w14:ligatures w14:val="none"/>
              </w:rPr>
              <w:t>System configuration</w:t>
            </w:r>
          </w:p>
        </w:tc>
        <w:tc>
          <w:tcPr>
            <w:tcW w:w="3837" w:type="dxa"/>
            <w:vAlign w:val="center"/>
          </w:tcPr>
          <w:p w14:paraId="665C9ACC"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kern w:val="0"/>
                <w14:ligatures w14:val="none"/>
              </w:rPr>
            </w:pPr>
            <w:proofErr w:type="spellStart"/>
            <w:r w:rsidRPr="005A45C6">
              <w:rPr>
                <w:rFonts w:asciiTheme="majorHAnsi" w:eastAsia="Times New Roman" w:hAnsiTheme="majorHAnsi" w:cstheme="majorHAnsi"/>
                <w:color w:val="000000"/>
                <w:kern w:val="0"/>
                <w14:ligatures w14:val="none"/>
              </w:rPr>
              <w:t>DealCloud</w:t>
            </w:r>
            <w:proofErr w:type="spellEnd"/>
            <w:r w:rsidRPr="005A45C6">
              <w:rPr>
                <w:rFonts w:asciiTheme="majorHAnsi" w:eastAsia="Times New Roman" w:hAnsiTheme="majorHAnsi" w:cstheme="majorHAnsi"/>
                <w:color w:val="000000"/>
                <w:kern w:val="0"/>
                <w14:ligatures w14:val="none"/>
              </w:rPr>
              <w:t xml:space="preserve"> support team</w:t>
            </w:r>
          </w:p>
        </w:tc>
      </w:tr>
      <w:tr w:rsidR="002F2724" w:rsidRPr="0026775D" w14:paraId="46D932C0" w14:textId="77777777">
        <w:trPr>
          <w:trHeight w:val="457"/>
        </w:trPr>
        <w:tc>
          <w:tcPr>
            <w:cnfStyle w:val="001000000000" w:firstRow="0" w:lastRow="0" w:firstColumn="1" w:lastColumn="0" w:oddVBand="0" w:evenVBand="0" w:oddHBand="0" w:evenHBand="0" w:firstRowFirstColumn="0" w:firstRowLastColumn="0" w:lastRowFirstColumn="0" w:lastRowLastColumn="0"/>
            <w:tcW w:w="3508" w:type="dxa"/>
            <w:vAlign w:val="center"/>
            <w:hideMark/>
          </w:tcPr>
          <w:p w14:paraId="1405827B" w14:textId="77777777" w:rsidR="002F2724" w:rsidRPr="005A45C6" w:rsidRDefault="002F2724" w:rsidP="00F95906">
            <w:pPr>
              <w:rPr>
                <w:rFonts w:asciiTheme="majorHAnsi" w:eastAsia="Times New Roman" w:hAnsiTheme="majorHAnsi" w:cstheme="majorHAnsi"/>
                <w:b w:val="0"/>
                <w:color w:val="000000"/>
                <w:kern w:val="0"/>
                <w14:ligatures w14:val="none"/>
              </w:rPr>
            </w:pPr>
            <w:r w:rsidRPr="005A45C6">
              <w:rPr>
                <w:rFonts w:asciiTheme="majorHAnsi" w:eastAsia="Times New Roman" w:hAnsiTheme="majorHAnsi" w:cstheme="majorHAnsi"/>
                <w:b w:val="0"/>
                <w:color w:val="000000"/>
                <w:kern w:val="0"/>
                <w14:ligatures w14:val="none"/>
              </w:rPr>
              <w:t>Technical Support</w:t>
            </w:r>
          </w:p>
        </w:tc>
        <w:tc>
          <w:tcPr>
            <w:tcW w:w="3508" w:type="dxa"/>
            <w:vAlign w:val="center"/>
            <w:hideMark/>
          </w:tcPr>
          <w:p w14:paraId="326B5378"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API integration, automation, data pipelines</w:t>
            </w:r>
          </w:p>
        </w:tc>
        <w:tc>
          <w:tcPr>
            <w:tcW w:w="3837" w:type="dxa"/>
            <w:vAlign w:val="center"/>
            <w:hideMark/>
          </w:tcPr>
          <w:p w14:paraId="5A6DF191"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Markman Group</w:t>
            </w:r>
          </w:p>
        </w:tc>
      </w:tr>
      <w:tr w:rsidR="00207CE2" w:rsidRPr="0026775D" w14:paraId="1B16467C" w14:textId="77777777">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508" w:type="dxa"/>
            <w:vAlign w:val="center"/>
            <w:hideMark/>
          </w:tcPr>
          <w:p w14:paraId="157CB8E2" w14:textId="77777777" w:rsidR="002F2724" w:rsidRPr="005A45C6" w:rsidRDefault="002F2724" w:rsidP="00F95906">
            <w:pPr>
              <w:rPr>
                <w:rFonts w:asciiTheme="majorHAnsi" w:eastAsia="Times New Roman" w:hAnsiTheme="majorHAnsi" w:cstheme="majorHAnsi"/>
                <w:b w:val="0"/>
                <w:color w:val="000000"/>
                <w:kern w:val="0"/>
                <w14:ligatures w14:val="none"/>
              </w:rPr>
            </w:pPr>
            <w:r w:rsidRPr="005A45C6">
              <w:rPr>
                <w:rFonts w:asciiTheme="majorHAnsi" w:eastAsia="Times New Roman" w:hAnsiTheme="majorHAnsi" w:cstheme="majorHAnsi"/>
                <w:b w:val="0"/>
                <w:color w:val="000000"/>
                <w:kern w:val="0"/>
                <w14:ligatures w14:val="none"/>
              </w:rPr>
              <w:t>Business Analyst</w:t>
            </w:r>
          </w:p>
        </w:tc>
        <w:tc>
          <w:tcPr>
            <w:tcW w:w="3508" w:type="dxa"/>
            <w:vAlign w:val="center"/>
            <w:hideMark/>
          </w:tcPr>
          <w:p w14:paraId="6CCD745D"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Bridge business requirements and data</w:t>
            </w:r>
          </w:p>
        </w:tc>
        <w:tc>
          <w:tcPr>
            <w:tcW w:w="3837" w:type="dxa"/>
            <w:vAlign w:val="center"/>
            <w:hideMark/>
          </w:tcPr>
          <w:p w14:paraId="20F611D1"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Business Analyst from each team</w:t>
            </w:r>
          </w:p>
        </w:tc>
      </w:tr>
      <w:tr w:rsidR="002F2724" w:rsidRPr="0026775D" w14:paraId="447C5CAE" w14:textId="77777777">
        <w:trPr>
          <w:trHeight w:val="457"/>
        </w:trPr>
        <w:tc>
          <w:tcPr>
            <w:cnfStyle w:val="001000000000" w:firstRow="0" w:lastRow="0" w:firstColumn="1" w:lastColumn="0" w:oddVBand="0" w:evenVBand="0" w:oddHBand="0" w:evenHBand="0" w:firstRowFirstColumn="0" w:firstRowLastColumn="0" w:lastRowFirstColumn="0" w:lastRowLastColumn="0"/>
            <w:tcW w:w="3508" w:type="dxa"/>
            <w:vAlign w:val="center"/>
            <w:hideMark/>
          </w:tcPr>
          <w:p w14:paraId="409AC86E" w14:textId="77777777" w:rsidR="002F2724" w:rsidRPr="005A45C6" w:rsidRDefault="002F2724" w:rsidP="00F95906">
            <w:pPr>
              <w:rPr>
                <w:rFonts w:asciiTheme="majorHAnsi" w:eastAsia="Times New Roman" w:hAnsiTheme="majorHAnsi" w:cstheme="majorHAnsi"/>
                <w:b w:val="0"/>
                <w:color w:val="000000"/>
                <w:kern w:val="0"/>
                <w14:ligatures w14:val="none"/>
              </w:rPr>
            </w:pPr>
            <w:r w:rsidRPr="005A45C6">
              <w:rPr>
                <w:rFonts w:asciiTheme="majorHAnsi" w:eastAsia="Times New Roman" w:hAnsiTheme="majorHAnsi" w:cstheme="majorHAnsi"/>
                <w:b w:val="0"/>
                <w:color w:val="000000"/>
                <w:kern w:val="0"/>
                <w14:ligatures w14:val="none"/>
              </w:rPr>
              <w:t>Compliance &amp; Risk Officer</w:t>
            </w:r>
          </w:p>
        </w:tc>
        <w:tc>
          <w:tcPr>
            <w:tcW w:w="3508" w:type="dxa"/>
            <w:vAlign w:val="center"/>
            <w:hideMark/>
          </w:tcPr>
          <w:p w14:paraId="0D080572"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Regulatory compliance and data audits</w:t>
            </w:r>
          </w:p>
        </w:tc>
        <w:tc>
          <w:tcPr>
            <w:tcW w:w="3837" w:type="dxa"/>
            <w:vAlign w:val="center"/>
            <w:hideMark/>
          </w:tcPr>
          <w:p w14:paraId="07C5A5F5"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kern w:val="0"/>
                <w14:ligatures w14:val="none"/>
              </w:rPr>
            </w:pPr>
            <w:r w:rsidRPr="005A45C6">
              <w:rPr>
                <w:rFonts w:asciiTheme="majorHAnsi" w:eastAsia="Times New Roman" w:hAnsiTheme="majorHAnsi" w:cstheme="majorHAnsi"/>
                <w:color w:val="000000"/>
                <w:kern w:val="0"/>
                <w14:ligatures w14:val="none"/>
              </w:rPr>
              <w:t>Compliance Officer</w:t>
            </w:r>
          </w:p>
        </w:tc>
      </w:tr>
    </w:tbl>
    <w:p w14:paraId="3A1CBB74" w14:textId="77777777" w:rsidR="00F37B04" w:rsidRPr="00F37B04" w:rsidRDefault="00F37B04" w:rsidP="00F37B04">
      <w:bookmarkStart w:id="19" w:name="_Toc190285267"/>
      <w:bookmarkStart w:id="20" w:name="_Toc190281522"/>
      <w:bookmarkStart w:id="21" w:name="_Toc190285268"/>
      <w:bookmarkEnd w:id="19"/>
    </w:p>
    <w:p w14:paraId="71FC4D49" w14:textId="2C34E8EA" w:rsidR="002F2724" w:rsidRDefault="002F2724" w:rsidP="6D283372">
      <w:pPr>
        <w:pStyle w:val="Heading2"/>
        <w:numPr>
          <w:ilvl w:val="0"/>
          <w:numId w:val="39"/>
        </w:numPr>
      </w:pPr>
      <w:bookmarkStart w:id="22" w:name="_Toc190290240"/>
      <w:r w:rsidRPr="6D283372">
        <w:t>Deal Cloud Customization</w:t>
      </w:r>
      <w:r w:rsidR="3A506BDD" w:rsidRPr="6D283372">
        <w:t xml:space="preserve"> (Project-Wide</w:t>
      </w:r>
      <w:r w:rsidR="00612F49">
        <w:t xml:space="preserve">, </w:t>
      </w:r>
      <w:r w:rsidR="00DF6CE9">
        <w:t>Upon Demand</w:t>
      </w:r>
      <w:r w:rsidR="3A506BDD" w:rsidRPr="6D283372">
        <w:t>)</w:t>
      </w:r>
      <w:bookmarkEnd w:id="20"/>
      <w:bookmarkEnd w:id="21"/>
      <w:bookmarkEnd w:id="22"/>
    </w:p>
    <w:p w14:paraId="4E939ADC" w14:textId="77777777" w:rsidR="00BA22CA" w:rsidRPr="00BA22CA" w:rsidRDefault="00BA22CA" w:rsidP="00BA22CA"/>
    <w:p w14:paraId="772DCDB2" w14:textId="77777777" w:rsidR="002F2724" w:rsidRPr="00BA22CA" w:rsidRDefault="002F2724" w:rsidP="00BA22CA">
      <w:pPr>
        <w:pStyle w:val="Heading4"/>
        <w:rPr>
          <w:rStyle w:val="Strong"/>
          <w:rFonts w:cstheme="majorHAnsi"/>
          <w:b w:val="0"/>
          <w:bCs w:val="0"/>
          <w:i w:val="0"/>
          <w:iCs w:val="0"/>
          <w:sz w:val="24"/>
          <w:szCs w:val="24"/>
        </w:rPr>
      </w:pPr>
      <w:bookmarkStart w:id="23" w:name="_Toc190281523"/>
      <w:bookmarkStart w:id="24" w:name="_Toc190285269"/>
      <w:r w:rsidRPr="00BA22CA">
        <w:rPr>
          <w:rStyle w:val="Strong"/>
          <w:rFonts w:cstheme="majorHAnsi"/>
          <w:b w:val="0"/>
          <w:bCs w:val="0"/>
          <w:i w:val="0"/>
          <w:iCs w:val="0"/>
          <w:sz w:val="24"/>
          <w:szCs w:val="24"/>
        </w:rPr>
        <w:t>Objective</w:t>
      </w:r>
      <w:bookmarkEnd w:id="23"/>
      <w:bookmarkEnd w:id="24"/>
    </w:p>
    <w:p w14:paraId="33392053" w14:textId="38BF6655" w:rsidR="002F2724" w:rsidRPr="00AD14A8" w:rsidRDefault="002F2724" w:rsidP="002F2724">
      <w:pPr>
        <w:pStyle w:val="NormalWeb"/>
        <w:jc w:val="both"/>
        <w:rPr>
          <w:rFonts w:asciiTheme="majorHAnsi" w:hAnsiTheme="majorHAnsi" w:cstheme="majorHAnsi"/>
          <w:sz w:val="22"/>
          <w:szCs w:val="22"/>
        </w:rPr>
      </w:pPr>
      <w:r w:rsidRPr="00AD14A8">
        <w:rPr>
          <w:rFonts w:asciiTheme="majorHAnsi" w:hAnsiTheme="majorHAnsi" w:cstheme="majorHAnsi"/>
          <w:sz w:val="22"/>
          <w:szCs w:val="22"/>
        </w:rPr>
        <w:t xml:space="preserve">The </w:t>
      </w:r>
      <w:proofErr w:type="spellStart"/>
      <w:r w:rsidRPr="00B8058E">
        <w:rPr>
          <w:rStyle w:val="Strong"/>
          <w:rFonts w:asciiTheme="majorHAnsi" w:hAnsiTheme="majorHAnsi" w:cstheme="majorHAnsi"/>
          <w:b w:val="0"/>
          <w:sz w:val="22"/>
          <w:szCs w:val="22"/>
        </w:rPr>
        <w:t>DealCloud</w:t>
      </w:r>
      <w:proofErr w:type="spellEnd"/>
      <w:r w:rsidRPr="00B8058E">
        <w:rPr>
          <w:rStyle w:val="Strong"/>
          <w:rFonts w:asciiTheme="majorHAnsi" w:hAnsiTheme="majorHAnsi" w:cstheme="majorHAnsi"/>
          <w:b w:val="0"/>
          <w:sz w:val="22"/>
          <w:szCs w:val="22"/>
        </w:rPr>
        <w:t xml:space="preserve"> Customization phase</w:t>
      </w:r>
      <w:r w:rsidRPr="00AD14A8">
        <w:rPr>
          <w:rFonts w:asciiTheme="majorHAnsi" w:hAnsiTheme="majorHAnsi" w:cstheme="majorHAnsi"/>
          <w:sz w:val="22"/>
          <w:szCs w:val="22"/>
        </w:rPr>
        <w:t xml:space="preserve"> focuses on implementing system changes to align the platform with the firm’s defined workflows, data requirements, and business processes. Based on </w:t>
      </w:r>
      <w:proofErr w:type="gramStart"/>
      <w:r w:rsidRPr="00AD14A8">
        <w:rPr>
          <w:rFonts w:asciiTheme="majorHAnsi" w:hAnsiTheme="majorHAnsi" w:cstheme="majorHAnsi"/>
          <w:sz w:val="22"/>
          <w:szCs w:val="22"/>
        </w:rPr>
        <w:t xml:space="preserve">the </w:t>
      </w:r>
      <w:r w:rsidRPr="00B8058E">
        <w:rPr>
          <w:rStyle w:val="Strong"/>
          <w:rFonts w:asciiTheme="majorHAnsi" w:hAnsiTheme="majorHAnsi" w:cstheme="majorHAnsi"/>
          <w:b w:val="0"/>
          <w:sz w:val="22"/>
          <w:szCs w:val="22"/>
        </w:rPr>
        <w:t>future</w:t>
      </w:r>
      <w:proofErr w:type="gramEnd"/>
      <w:r w:rsidRPr="00B8058E">
        <w:rPr>
          <w:rStyle w:val="Strong"/>
          <w:rFonts w:asciiTheme="majorHAnsi" w:hAnsiTheme="majorHAnsi" w:cstheme="majorHAnsi"/>
          <w:b w:val="0"/>
          <w:sz w:val="22"/>
          <w:szCs w:val="22"/>
        </w:rPr>
        <w:t>-state design</w:t>
      </w:r>
      <w:r w:rsidRPr="00AD14A8">
        <w:rPr>
          <w:rFonts w:asciiTheme="majorHAnsi" w:hAnsiTheme="majorHAnsi" w:cstheme="majorHAnsi"/>
          <w:sz w:val="22"/>
          <w:szCs w:val="22"/>
        </w:rPr>
        <w:t xml:space="preserve">, the </w:t>
      </w:r>
      <w:proofErr w:type="spellStart"/>
      <w:r w:rsidRPr="00B8058E">
        <w:rPr>
          <w:rStyle w:val="Strong"/>
          <w:rFonts w:asciiTheme="majorHAnsi" w:hAnsiTheme="majorHAnsi" w:cstheme="majorHAnsi"/>
          <w:b w:val="0"/>
          <w:sz w:val="22"/>
          <w:szCs w:val="22"/>
        </w:rPr>
        <w:t>DealCloud</w:t>
      </w:r>
      <w:proofErr w:type="spellEnd"/>
      <w:r w:rsidRPr="00B8058E">
        <w:rPr>
          <w:rStyle w:val="Strong"/>
          <w:rFonts w:asciiTheme="majorHAnsi" w:hAnsiTheme="majorHAnsi" w:cstheme="majorHAnsi"/>
          <w:b w:val="0"/>
          <w:sz w:val="22"/>
          <w:szCs w:val="22"/>
        </w:rPr>
        <w:t xml:space="preserve"> Support Team</w:t>
      </w:r>
      <w:r w:rsidRPr="00AD14A8">
        <w:rPr>
          <w:rFonts w:asciiTheme="majorHAnsi" w:hAnsiTheme="majorHAnsi" w:cstheme="majorHAnsi"/>
          <w:sz w:val="22"/>
          <w:szCs w:val="22"/>
        </w:rPr>
        <w:t xml:space="preserve">, in collaboration with </w:t>
      </w:r>
      <w:r w:rsidRPr="00B8058E">
        <w:rPr>
          <w:rStyle w:val="Strong"/>
          <w:rFonts w:asciiTheme="majorHAnsi" w:hAnsiTheme="majorHAnsi" w:cstheme="majorHAnsi"/>
          <w:b w:val="0"/>
          <w:sz w:val="22"/>
          <w:szCs w:val="22"/>
        </w:rPr>
        <w:t>Metropolitan and Markman Group</w:t>
      </w:r>
      <w:r w:rsidRPr="00AD14A8">
        <w:rPr>
          <w:rFonts w:asciiTheme="majorHAnsi" w:hAnsiTheme="majorHAnsi" w:cstheme="majorHAnsi"/>
          <w:sz w:val="22"/>
          <w:szCs w:val="22"/>
        </w:rPr>
        <w:t>, will configure and optimize the platform to ensure it effectively supports the needs of all teams.</w:t>
      </w:r>
      <w:r w:rsidR="001B0346">
        <w:rPr>
          <w:rFonts w:asciiTheme="majorHAnsi" w:hAnsiTheme="majorHAnsi" w:cstheme="majorHAnsi"/>
          <w:sz w:val="22"/>
          <w:szCs w:val="22"/>
        </w:rPr>
        <w:t xml:space="preserve"> Example </w:t>
      </w:r>
      <w:r w:rsidR="009326DE">
        <w:rPr>
          <w:rFonts w:asciiTheme="majorHAnsi" w:hAnsiTheme="majorHAnsi" w:cstheme="majorHAnsi"/>
          <w:sz w:val="22"/>
          <w:szCs w:val="22"/>
        </w:rPr>
        <w:t xml:space="preserve">of </w:t>
      </w:r>
      <w:r w:rsidR="00F562D7">
        <w:rPr>
          <w:rFonts w:asciiTheme="majorHAnsi" w:hAnsiTheme="majorHAnsi" w:cstheme="majorHAnsi"/>
          <w:sz w:val="22"/>
          <w:szCs w:val="22"/>
        </w:rPr>
        <w:t xml:space="preserve">a </w:t>
      </w:r>
      <w:r w:rsidR="009326DE">
        <w:rPr>
          <w:rFonts w:asciiTheme="majorHAnsi" w:hAnsiTheme="majorHAnsi" w:cstheme="majorHAnsi"/>
          <w:sz w:val="22"/>
          <w:szCs w:val="22"/>
        </w:rPr>
        <w:t xml:space="preserve">system change that </w:t>
      </w:r>
      <w:r w:rsidR="00F562D7">
        <w:rPr>
          <w:rFonts w:asciiTheme="majorHAnsi" w:hAnsiTheme="majorHAnsi" w:cstheme="majorHAnsi"/>
          <w:sz w:val="22"/>
          <w:szCs w:val="22"/>
        </w:rPr>
        <w:t>was</w:t>
      </w:r>
      <w:r w:rsidR="009326DE">
        <w:rPr>
          <w:rFonts w:asciiTheme="majorHAnsi" w:hAnsiTheme="majorHAnsi" w:cstheme="majorHAnsi"/>
          <w:sz w:val="22"/>
          <w:szCs w:val="22"/>
        </w:rPr>
        <w:t xml:space="preserve"> identified </w:t>
      </w:r>
      <w:r w:rsidR="00F562D7">
        <w:rPr>
          <w:rFonts w:asciiTheme="majorHAnsi" w:hAnsiTheme="majorHAnsi" w:cstheme="majorHAnsi"/>
          <w:sz w:val="22"/>
          <w:szCs w:val="22"/>
        </w:rPr>
        <w:t>during</w:t>
      </w:r>
      <w:r w:rsidR="009326DE">
        <w:rPr>
          <w:rFonts w:asciiTheme="majorHAnsi" w:hAnsiTheme="majorHAnsi" w:cstheme="majorHAnsi"/>
          <w:sz w:val="22"/>
          <w:szCs w:val="22"/>
        </w:rPr>
        <w:t xml:space="preserve"> the initial assessment </w:t>
      </w:r>
      <w:r w:rsidR="001B0346">
        <w:rPr>
          <w:rFonts w:asciiTheme="majorHAnsi" w:hAnsiTheme="majorHAnsi" w:cstheme="majorHAnsi"/>
          <w:sz w:val="22"/>
          <w:szCs w:val="22"/>
        </w:rPr>
        <w:t xml:space="preserve">include system change that allows the business to easily create </w:t>
      </w:r>
      <w:proofErr w:type="gramStart"/>
      <w:r w:rsidR="001B0346">
        <w:rPr>
          <w:rFonts w:asciiTheme="majorHAnsi" w:hAnsiTheme="majorHAnsi" w:cstheme="majorHAnsi"/>
          <w:sz w:val="22"/>
          <w:szCs w:val="22"/>
        </w:rPr>
        <w:t>an add</w:t>
      </w:r>
      <w:proofErr w:type="gramEnd"/>
      <w:r w:rsidR="001B0346">
        <w:rPr>
          <w:rFonts w:asciiTheme="majorHAnsi" w:hAnsiTheme="majorHAnsi" w:cstheme="majorHAnsi"/>
          <w:sz w:val="22"/>
          <w:szCs w:val="22"/>
        </w:rPr>
        <w:t>-ons and link those to existing deals.</w:t>
      </w:r>
    </w:p>
    <w:p w14:paraId="74F27223" w14:textId="3BE96811" w:rsidR="002F2724" w:rsidRDefault="002F2724" w:rsidP="002F2724">
      <w:pPr>
        <w:pStyle w:val="NormalWeb"/>
        <w:jc w:val="both"/>
        <w:rPr>
          <w:rFonts w:asciiTheme="majorHAnsi" w:hAnsiTheme="majorHAnsi" w:cstheme="majorBidi"/>
          <w:sz w:val="22"/>
          <w:szCs w:val="22"/>
        </w:rPr>
      </w:pPr>
      <w:r w:rsidRPr="5062FAE0">
        <w:rPr>
          <w:rFonts w:asciiTheme="majorHAnsi" w:hAnsiTheme="majorHAnsi" w:cstheme="majorBidi"/>
          <w:sz w:val="22"/>
          <w:szCs w:val="22"/>
        </w:rPr>
        <w:t xml:space="preserve">This phase will be executed in </w:t>
      </w:r>
      <w:r w:rsidRPr="00B8058E">
        <w:rPr>
          <w:rStyle w:val="Strong"/>
          <w:rFonts w:asciiTheme="majorHAnsi" w:hAnsiTheme="majorHAnsi" w:cstheme="majorBidi"/>
          <w:b w:val="0"/>
          <w:sz w:val="22"/>
          <w:szCs w:val="22"/>
        </w:rPr>
        <w:t>parallel with governance efforts</w:t>
      </w:r>
      <w:r w:rsidRPr="5062FAE0">
        <w:rPr>
          <w:rFonts w:asciiTheme="majorHAnsi" w:hAnsiTheme="majorHAnsi" w:cstheme="majorBidi"/>
          <w:sz w:val="22"/>
          <w:szCs w:val="22"/>
        </w:rPr>
        <w:t xml:space="preserve">, ensuring a </w:t>
      </w:r>
      <w:r w:rsidRPr="00B8058E">
        <w:rPr>
          <w:rStyle w:val="Strong"/>
          <w:rFonts w:asciiTheme="majorHAnsi" w:hAnsiTheme="majorHAnsi" w:cstheme="majorBidi"/>
          <w:b w:val="0"/>
          <w:sz w:val="22"/>
          <w:szCs w:val="22"/>
        </w:rPr>
        <w:t>structured yet flexible</w:t>
      </w:r>
      <w:r w:rsidRPr="5062FAE0">
        <w:rPr>
          <w:rFonts w:asciiTheme="majorHAnsi" w:hAnsiTheme="majorHAnsi" w:cstheme="majorBidi"/>
          <w:sz w:val="22"/>
          <w:szCs w:val="22"/>
        </w:rPr>
        <w:t xml:space="preserve"> approach to improving </w:t>
      </w:r>
      <w:proofErr w:type="spellStart"/>
      <w:r w:rsidRPr="5062FAE0">
        <w:rPr>
          <w:rFonts w:asciiTheme="majorHAnsi" w:hAnsiTheme="majorHAnsi" w:cstheme="majorBidi"/>
          <w:sz w:val="22"/>
          <w:szCs w:val="22"/>
        </w:rPr>
        <w:t>DealCloud’s</w:t>
      </w:r>
      <w:proofErr w:type="spellEnd"/>
      <w:r w:rsidRPr="5062FAE0">
        <w:rPr>
          <w:rFonts w:asciiTheme="majorHAnsi" w:hAnsiTheme="majorHAnsi" w:cstheme="majorBidi"/>
          <w:sz w:val="22"/>
          <w:szCs w:val="22"/>
        </w:rPr>
        <w:t xml:space="preserve"> usability and effectiveness.</w:t>
      </w:r>
    </w:p>
    <w:p w14:paraId="1411A3D3" w14:textId="0150BDDC" w:rsidR="002F2724" w:rsidRPr="00AE6CD6" w:rsidRDefault="25D48DF8" w:rsidP="081DEA68">
      <w:pPr>
        <w:pStyle w:val="Heading4"/>
        <w:numPr>
          <w:ilvl w:val="0"/>
          <w:numId w:val="43"/>
        </w:numPr>
        <w:rPr>
          <w:rStyle w:val="Strong"/>
          <w:i w:val="0"/>
          <w:sz w:val="24"/>
          <w:szCs w:val="24"/>
        </w:rPr>
      </w:pPr>
      <w:r w:rsidRPr="00DF6CE9">
        <w:rPr>
          <w:rStyle w:val="Strong"/>
          <w:b w:val="0"/>
          <w:i w:val="0"/>
          <w:sz w:val="24"/>
          <w:szCs w:val="24"/>
        </w:rPr>
        <w:t>Key Activities</w:t>
      </w:r>
    </w:p>
    <w:p w14:paraId="03C699EB" w14:textId="77777777" w:rsidR="002F2724" w:rsidRPr="00297831" w:rsidRDefault="002F2724" w:rsidP="002F2724">
      <w:pPr>
        <w:pStyle w:val="NormalWeb"/>
        <w:jc w:val="both"/>
        <w:rPr>
          <w:rFonts w:asciiTheme="majorHAnsi" w:hAnsiTheme="majorHAnsi" w:cstheme="majorHAnsi"/>
          <w:sz w:val="22"/>
          <w:szCs w:val="22"/>
        </w:rPr>
      </w:pPr>
      <w:r w:rsidRPr="00AE6CD6">
        <w:rPr>
          <w:rFonts w:asciiTheme="majorHAnsi" w:hAnsiTheme="majorHAnsi" w:cstheme="majorHAnsi"/>
          <w:sz w:val="22"/>
          <w:szCs w:val="22"/>
        </w:rPr>
        <w:t xml:space="preserve">The following table outlines the critical activities, expected outputs, and responsible parties for the </w:t>
      </w:r>
      <w:proofErr w:type="spellStart"/>
      <w:r w:rsidRPr="00AE6CD6">
        <w:rPr>
          <w:rFonts w:asciiTheme="majorHAnsi" w:hAnsiTheme="majorHAnsi" w:cstheme="majorHAnsi"/>
          <w:sz w:val="22"/>
          <w:szCs w:val="22"/>
        </w:rPr>
        <w:t>DealCloud</w:t>
      </w:r>
      <w:proofErr w:type="spellEnd"/>
      <w:r w:rsidRPr="00AE6CD6">
        <w:rPr>
          <w:rFonts w:asciiTheme="majorHAnsi" w:hAnsiTheme="majorHAnsi" w:cstheme="majorHAnsi"/>
          <w:sz w:val="22"/>
          <w:szCs w:val="22"/>
        </w:rPr>
        <w:t xml:space="preserve"> Customization phase:</w:t>
      </w:r>
    </w:p>
    <w:tbl>
      <w:tblPr>
        <w:tblStyle w:val="PlainTable5"/>
        <w:tblW w:w="10814" w:type="dxa"/>
        <w:tblLook w:val="04A0" w:firstRow="1" w:lastRow="0" w:firstColumn="1" w:lastColumn="0" w:noHBand="0" w:noVBand="1"/>
      </w:tblPr>
      <w:tblGrid>
        <w:gridCol w:w="500"/>
        <w:gridCol w:w="3063"/>
        <w:gridCol w:w="3284"/>
        <w:gridCol w:w="1230"/>
        <w:gridCol w:w="1519"/>
        <w:gridCol w:w="1218"/>
      </w:tblGrid>
      <w:tr w:rsidR="002F2724" w:rsidRPr="00297831" w14:paraId="7B62C241" w14:textId="77777777" w:rsidTr="00F95906">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443" w:type="dxa"/>
            <w:hideMark/>
          </w:tcPr>
          <w:p w14:paraId="750B6BB0" w14:textId="77777777" w:rsidR="002F2724" w:rsidRPr="005A45C6" w:rsidRDefault="002F2724" w:rsidP="00F95906">
            <w:pPr>
              <w:jc w:val="center"/>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NR.</w:t>
            </w:r>
          </w:p>
        </w:tc>
        <w:tc>
          <w:tcPr>
            <w:tcW w:w="3157" w:type="dxa"/>
            <w:hideMark/>
          </w:tcPr>
          <w:p w14:paraId="522F3C4B"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TASK</w:t>
            </w:r>
          </w:p>
        </w:tc>
        <w:tc>
          <w:tcPr>
            <w:tcW w:w="3392" w:type="dxa"/>
            <w:hideMark/>
          </w:tcPr>
          <w:p w14:paraId="7928DEBC"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OUTPUT</w:t>
            </w:r>
          </w:p>
        </w:tc>
        <w:tc>
          <w:tcPr>
            <w:tcW w:w="1233" w:type="dxa"/>
            <w:hideMark/>
          </w:tcPr>
          <w:p w14:paraId="2FF5DC2B"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MARKMAN GROUP</w:t>
            </w:r>
          </w:p>
        </w:tc>
        <w:tc>
          <w:tcPr>
            <w:tcW w:w="1395" w:type="dxa"/>
            <w:hideMark/>
          </w:tcPr>
          <w:p w14:paraId="060C197E"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METROPOLITAN</w:t>
            </w:r>
          </w:p>
        </w:tc>
        <w:tc>
          <w:tcPr>
            <w:tcW w:w="1194" w:type="dxa"/>
            <w:hideMark/>
          </w:tcPr>
          <w:p w14:paraId="193AAF46" w14:textId="77777777" w:rsidR="002F2724" w:rsidRPr="005A45C6" w:rsidRDefault="002F2724" w:rsidP="00F95906">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DEALCLOUD SUPPORT</w:t>
            </w:r>
          </w:p>
        </w:tc>
      </w:tr>
      <w:tr w:rsidR="00403D59" w:rsidRPr="00297831" w14:paraId="123CE8A2" w14:textId="77777777" w:rsidTr="00F9590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7B6C49FA"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1.5</w:t>
            </w:r>
          </w:p>
        </w:tc>
        <w:tc>
          <w:tcPr>
            <w:tcW w:w="3157" w:type="dxa"/>
            <w:vAlign w:val="center"/>
            <w:hideMark/>
          </w:tcPr>
          <w:p w14:paraId="045F01DF"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Analyze Current Integration Points</w:t>
            </w:r>
          </w:p>
        </w:tc>
        <w:tc>
          <w:tcPr>
            <w:tcW w:w="3392" w:type="dxa"/>
            <w:vAlign w:val="center"/>
            <w:hideMark/>
          </w:tcPr>
          <w:p w14:paraId="4BD779D7"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Integration Map (API connections, manual data flows)</w:t>
            </w:r>
          </w:p>
        </w:tc>
        <w:tc>
          <w:tcPr>
            <w:tcW w:w="1233" w:type="dxa"/>
            <w:vAlign w:val="center"/>
            <w:hideMark/>
          </w:tcPr>
          <w:p w14:paraId="2469FEEE"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c>
          <w:tcPr>
            <w:tcW w:w="1395" w:type="dxa"/>
            <w:vAlign w:val="center"/>
            <w:hideMark/>
          </w:tcPr>
          <w:p w14:paraId="1165B16D"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Accountable</w:t>
            </w:r>
          </w:p>
        </w:tc>
        <w:tc>
          <w:tcPr>
            <w:tcW w:w="1194" w:type="dxa"/>
            <w:vAlign w:val="center"/>
            <w:hideMark/>
          </w:tcPr>
          <w:p w14:paraId="05546896"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w:t>
            </w:r>
          </w:p>
        </w:tc>
      </w:tr>
      <w:tr w:rsidR="00BD13F6" w:rsidRPr="00297831" w14:paraId="658DAEF1" w14:textId="77777777" w:rsidTr="00F95906">
        <w:trPr>
          <w:trHeight w:val="354"/>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708AED60"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1.7</w:t>
            </w:r>
          </w:p>
        </w:tc>
        <w:tc>
          <w:tcPr>
            <w:tcW w:w="3157" w:type="dxa"/>
            <w:vAlign w:val="center"/>
            <w:hideMark/>
          </w:tcPr>
          <w:p w14:paraId="1CC18226"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 xml:space="preserve">Define Target Operating Model for </w:t>
            </w:r>
            <w:proofErr w:type="spellStart"/>
            <w:r w:rsidRPr="005A45C6">
              <w:rPr>
                <w:rFonts w:asciiTheme="majorHAnsi" w:eastAsia="Times New Roman" w:hAnsiTheme="majorHAnsi" w:cstheme="majorHAnsi"/>
                <w:kern w:val="0"/>
                <w:sz w:val="20"/>
                <w:szCs w:val="20"/>
                <w14:ligatures w14:val="none"/>
              </w:rPr>
              <w:t>DealCloud</w:t>
            </w:r>
            <w:proofErr w:type="spellEnd"/>
            <w:r w:rsidRPr="005A45C6">
              <w:rPr>
                <w:rFonts w:asciiTheme="majorHAnsi" w:eastAsia="Times New Roman" w:hAnsiTheme="majorHAnsi" w:cstheme="majorHAnsi"/>
                <w:kern w:val="0"/>
                <w:sz w:val="20"/>
                <w:szCs w:val="20"/>
                <w14:ligatures w14:val="none"/>
              </w:rPr>
              <w:t xml:space="preserve"> Usage</w:t>
            </w:r>
          </w:p>
        </w:tc>
        <w:tc>
          <w:tcPr>
            <w:tcW w:w="3392" w:type="dxa"/>
            <w:vAlign w:val="center"/>
            <w:hideMark/>
          </w:tcPr>
          <w:p w14:paraId="46AAB276"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 xml:space="preserve">Target Operating Model Document (how each team should use </w:t>
            </w:r>
            <w:proofErr w:type="spellStart"/>
            <w:r w:rsidRPr="005A45C6">
              <w:rPr>
                <w:rFonts w:asciiTheme="majorHAnsi" w:eastAsia="Times New Roman" w:hAnsiTheme="majorHAnsi" w:cstheme="majorHAnsi"/>
                <w:kern w:val="0"/>
                <w:sz w:val="20"/>
                <w:szCs w:val="20"/>
                <w14:ligatures w14:val="none"/>
              </w:rPr>
              <w:t>DealCloud</w:t>
            </w:r>
            <w:proofErr w:type="spellEnd"/>
            <w:r w:rsidRPr="005A45C6">
              <w:rPr>
                <w:rFonts w:asciiTheme="majorHAnsi" w:eastAsia="Times New Roman" w:hAnsiTheme="majorHAnsi" w:cstheme="majorHAnsi"/>
                <w:kern w:val="0"/>
                <w:sz w:val="20"/>
                <w:szCs w:val="20"/>
                <w14:ligatures w14:val="none"/>
              </w:rPr>
              <w:t>)</w:t>
            </w:r>
          </w:p>
        </w:tc>
        <w:tc>
          <w:tcPr>
            <w:tcW w:w="1233" w:type="dxa"/>
            <w:vAlign w:val="center"/>
            <w:hideMark/>
          </w:tcPr>
          <w:p w14:paraId="1D8D3DB9"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Consulted</w:t>
            </w:r>
          </w:p>
        </w:tc>
        <w:tc>
          <w:tcPr>
            <w:tcW w:w="1395" w:type="dxa"/>
            <w:vAlign w:val="center"/>
            <w:hideMark/>
          </w:tcPr>
          <w:p w14:paraId="4E85A86A"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c>
          <w:tcPr>
            <w:tcW w:w="1194" w:type="dxa"/>
            <w:vAlign w:val="center"/>
            <w:hideMark/>
          </w:tcPr>
          <w:p w14:paraId="789ACBE9"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w:t>
            </w:r>
          </w:p>
        </w:tc>
      </w:tr>
      <w:tr w:rsidR="00BD13F6" w:rsidRPr="00297831" w14:paraId="7EB7C221" w14:textId="77777777" w:rsidTr="00F9590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077D32CA"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lastRenderedPageBreak/>
              <w:t>1.8</w:t>
            </w:r>
          </w:p>
        </w:tc>
        <w:tc>
          <w:tcPr>
            <w:tcW w:w="3157" w:type="dxa"/>
            <w:vAlign w:val="center"/>
            <w:hideMark/>
          </w:tcPr>
          <w:p w14:paraId="69121DB0"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Design Optimized Workflows for Each Team</w:t>
            </w:r>
          </w:p>
        </w:tc>
        <w:tc>
          <w:tcPr>
            <w:tcW w:w="3392" w:type="dxa"/>
            <w:vAlign w:val="center"/>
            <w:hideMark/>
          </w:tcPr>
          <w:p w14:paraId="7709CC84"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Workflow Diagrams (Deal Team, IR, Asset Management, etc.)</w:t>
            </w:r>
          </w:p>
        </w:tc>
        <w:tc>
          <w:tcPr>
            <w:tcW w:w="1233" w:type="dxa"/>
            <w:vAlign w:val="center"/>
            <w:hideMark/>
          </w:tcPr>
          <w:p w14:paraId="4DF7CD27"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Consulted</w:t>
            </w:r>
          </w:p>
        </w:tc>
        <w:tc>
          <w:tcPr>
            <w:tcW w:w="1395" w:type="dxa"/>
            <w:vAlign w:val="center"/>
            <w:hideMark/>
          </w:tcPr>
          <w:p w14:paraId="36862BE8"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c>
          <w:tcPr>
            <w:tcW w:w="1194" w:type="dxa"/>
            <w:vAlign w:val="center"/>
            <w:hideMark/>
          </w:tcPr>
          <w:p w14:paraId="544F3BD8"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w:t>
            </w:r>
          </w:p>
        </w:tc>
      </w:tr>
      <w:tr w:rsidR="00BD13F6" w:rsidRPr="00297831" w14:paraId="3A5E86FA" w14:textId="77777777" w:rsidTr="00F95906">
        <w:trPr>
          <w:trHeight w:val="354"/>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6A9F6512"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1.9</w:t>
            </w:r>
          </w:p>
        </w:tc>
        <w:tc>
          <w:tcPr>
            <w:tcW w:w="3157" w:type="dxa"/>
            <w:vAlign w:val="center"/>
            <w:hideMark/>
          </w:tcPr>
          <w:p w14:paraId="7FF551C1"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proofErr w:type="gramStart"/>
            <w:r w:rsidRPr="005A45C6">
              <w:rPr>
                <w:rFonts w:asciiTheme="majorHAnsi" w:eastAsia="Times New Roman" w:hAnsiTheme="majorHAnsi" w:cstheme="majorHAnsi"/>
                <w:kern w:val="0"/>
                <w:sz w:val="20"/>
                <w:szCs w:val="20"/>
                <w14:ligatures w14:val="none"/>
              </w:rPr>
              <w:t>Standardize</w:t>
            </w:r>
            <w:proofErr w:type="gramEnd"/>
            <w:r w:rsidRPr="005A45C6">
              <w:rPr>
                <w:rFonts w:asciiTheme="majorHAnsi" w:eastAsia="Times New Roman" w:hAnsiTheme="majorHAnsi" w:cstheme="majorHAnsi"/>
                <w:kern w:val="0"/>
                <w:sz w:val="20"/>
                <w:szCs w:val="20"/>
                <w14:ligatures w14:val="none"/>
              </w:rPr>
              <w:t xml:space="preserve"> Data Fields &amp; Structures</w:t>
            </w:r>
          </w:p>
        </w:tc>
        <w:tc>
          <w:tcPr>
            <w:tcW w:w="3392" w:type="dxa"/>
            <w:vAlign w:val="center"/>
            <w:hideMark/>
          </w:tcPr>
          <w:p w14:paraId="014E60BD"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Data Field Dictionary (standardized fields, formats, mandatory fields)</w:t>
            </w:r>
          </w:p>
        </w:tc>
        <w:tc>
          <w:tcPr>
            <w:tcW w:w="1233" w:type="dxa"/>
            <w:vAlign w:val="center"/>
            <w:hideMark/>
          </w:tcPr>
          <w:p w14:paraId="36E1DD72"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Consulted</w:t>
            </w:r>
          </w:p>
        </w:tc>
        <w:tc>
          <w:tcPr>
            <w:tcW w:w="1395" w:type="dxa"/>
            <w:vAlign w:val="center"/>
            <w:hideMark/>
          </w:tcPr>
          <w:p w14:paraId="11F92D65"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c>
          <w:tcPr>
            <w:tcW w:w="1194" w:type="dxa"/>
            <w:vAlign w:val="center"/>
            <w:hideMark/>
          </w:tcPr>
          <w:p w14:paraId="1F4F2581"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w:t>
            </w:r>
          </w:p>
        </w:tc>
      </w:tr>
      <w:tr w:rsidR="00BD13F6" w:rsidRPr="00297831" w14:paraId="42C6EA8C" w14:textId="77777777" w:rsidTr="00F95906">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576CF8BD"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2.0</w:t>
            </w:r>
          </w:p>
        </w:tc>
        <w:tc>
          <w:tcPr>
            <w:tcW w:w="3157" w:type="dxa"/>
            <w:vAlign w:val="center"/>
            <w:hideMark/>
          </w:tcPr>
          <w:p w14:paraId="0A8F5549"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 xml:space="preserve">Onboard teams to </w:t>
            </w:r>
            <w:proofErr w:type="spellStart"/>
            <w:r w:rsidRPr="005A45C6">
              <w:rPr>
                <w:rFonts w:asciiTheme="majorHAnsi" w:eastAsia="Times New Roman" w:hAnsiTheme="majorHAnsi" w:cstheme="majorHAnsi"/>
                <w:kern w:val="0"/>
                <w:sz w:val="20"/>
                <w:szCs w:val="20"/>
                <w14:ligatures w14:val="none"/>
              </w:rPr>
              <w:t>DealCloud</w:t>
            </w:r>
            <w:proofErr w:type="spellEnd"/>
          </w:p>
        </w:tc>
        <w:tc>
          <w:tcPr>
            <w:tcW w:w="3392" w:type="dxa"/>
            <w:vAlign w:val="center"/>
            <w:hideMark/>
          </w:tcPr>
          <w:p w14:paraId="37C79734"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Teams Onboarding Plan</w:t>
            </w:r>
          </w:p>
        </w:tc>
        <w:tc>
          <w:tcPr>
            <w:tcW w:w="1233" w:type="dxa"/>
            <w:vAlign w:val="center"/>
            <w:hideMark/>
          </w:tcPr>
          <w:p w14:paraId="7F007CE1"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Consulted</w:t>
            </w:r>
          </w:p>
        </w:tc>
        <w:tc>
          <w:tcPr>
            <w:tcW w:w="1395" w:type="dxa"/>
            <w:vAlign w:val="center"/>
            <w:hideMark/>
          </w:tcPr>
          <w:p w14:paraId="50C3BF85"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c>
          <w:tcPr>
            <w:tcW w:w="1194" w:type="dxa"/>
            <w:vAlign w:val="center"/>
            <w:hideMark/>
          </w:tcPr>
          <w:p w14:paraId="00972DDB"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w:t>
            </w:r>
          </w:p>
        </w:tc>
      </w:tr>
      <w:tr w:rsidR="00BD13F6" w:rsidRPr="00297831" w14:paraId="4EA389AB" w14:textId="77777777" w:rsidTr="00F95906">
        <w:trPr>
          <w:trHeight w:val="366"/>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57438032"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2.3</w:t>
            </w:r>
          </w:p>
        </w:tc>
        <w:tc>
          <w:tcPr>
            <w:tcW w:w="3157" w:type="dxa"/>
            <w:vAlign w:val="center"/>
            <w:hideMark/>
          </w:tcPr>
          <w:p w14:paraId="5399DF6C"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Configure Data Fields &amp; Structures</w:t>
            </w:r>
          </w:p>
        </w:tc>
        <w:tc>
          <w:tcPr>
            <w:tcW w:w="3392" w:type="dxa"/>
            <w:vAlign w:val="center"/>
            <w:hideMark/>
          </w:tcPr>
          <w:p w14:paraId="511D033B"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 xml:space="preserve">Updated </w:t>
            </w:r>
            <w:proofErr w:type="spellStart"/>
            <w:r w:rsidRPr="005A45C6">
              <w:rPr>
                <w:rFonts w:asciiTheme="majorHAnsi" w:eastAsia="Times New Roman" w:hAnsiTheme="majorHAnsi" w:cstheme="majorHAnsi"/>
                <w:kern w:val="0"/>
                <w:sz w:val="20"/>
                <w:szCs w:val="20"/>
                <w14:ligatures w14:val="none"/>
              </w:rPr>
              <w:t>DealCloud</w:t>
            </w:r>
            <w:proofErr w:type="spellEnd"/>
            <w:r w:rsidRPr="005A45C6">
              <w:rPr>
                <w:rFonts w:asciiTheme="majorHAnsi" w:eastAsia="Times New Roman" w:hAnsiTheme="majorHAnsi" w:cstheme="majorHAnsi"/>
                <w:kern w:val="0"/>
                <w:sz w:val="20"/>
                <w:szCs w:val="20"/>
                <w14:ligatures w14:val="none"/>
              </w:rPr>
              <w:t xml:space="preserve"> Data Model (new fields, modified field types, standardized formats)</w:t>
            </w:r>
          </w:p>
        </w:tc>
        <w:tc>
          <w:tcPr>
            <w:tcW w:w="1233" w:type="dxa"/>
            <w:vAlign w:val="center"/>
            <w:hideMark/>
          </w:tcPr>
          <w:p w14:paraId="6111D5D5"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Informed</w:t>
            </w:r>
          </w:p>
        </w:tc>
        <w:tc>
          <w:tcPr>
            <w:tcW w:w="1395" w:type="dxa"/>
            <w:vAlign w:val="center"/>
            <w:hideMark/>
          </w:tcPr>
          <w:p w14:paraId="04453FB3"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Accountable</w:t>
            </w:r>
          </w:p>
        </w:tc>
        <w:tc>
          <w:tcPr>
            <w:tcW w:w="1194" w:type="dxa"/>
            <w:vAlign w:val="center"/>
            <w:hideMark/>
          </w:tcPr>
          <w:p w14:paraId="6FA9580B"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r>
      <w:tr w:rsidR="00BD13F6" w:rsidRPr="00297831" w14:paraId="33FB8FD1" w14:textId="77777777" w:rsidTr="00F9590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72E53FB5"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2.4</w:t>
            </w:r>
          </w:p>
        </w:tc>
        <w:tc>
          <w:tcPr>
            <w:tcW w:w="3157" w:type="dxa"/>
            <w:vAlign w:val="center"/>
            <w:hideMark/>
          </w:tcPr>
          <w:p w14:paraId="5FC9F3BF"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Customize Workflows &amp; Automations</w:t>
            </w:r>
          </w:p>
        </w:tc>
        <w:tc>
          <w:tcPr>
            <w:tcW w:w="3392" w:type="dxa"/>
            <w:vAlign w:val="center"/>
            <w:hideMark/>
          </w:tcPr>
          <w:p w14:paraId="6198BCED"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 xml:space="preserve">Configured Workflows (stage-specific workflows, task automation within </w:t>
            </w:r>
            <w:proofErr w:type="spellStart"/>
            <w:r w:rsidRPr="005A45C6">
              <w:rPr>
                <w:rFonts w:asciiTheme="majorHAnsi" w:eastAsia="Times New Roman" w:hAnsiTheme="majorHAnsi" w:cstheme="majorHAnsi"/>
                <w:kern w:val="0"/>
                <w:sz w:val="20"/>
                <w:szCs w:val="20"/>
                <w14:ligatures w14:val="none"/>
              </w:rPr>
              <w:t>DealCloud</w:t>
            </w:r>
            <w:proofErr w:type="spellEnd"/>
            <w:r w:rsidRPr="005A45C6">
              <w:rPr>
                <w:rFonts w:asciiTheme="majorHAnsi" w:eastAsia="Times New Roman" w:hAnsiTheme="majorHAnsi" w:cstheme="majorHAnsi"/>
                <w:kern w:val="0"/>
                <w:sz w:val="20"/>
                <w:szCs w:val="20"/>
                <w14:ligatures w14:val="none"/>
              </w:rPr>
              <w:t>)</w:t>
            </w:r>
          </w:p>
        </w:tc>
        <w:tc>
          <w:tcPr>
            <w:tcW w:w="1233" w:type="dxa"/>
            <w:vAlign w:val="center"/>
            <w:hideMark/>
          </w:tcPr>
          <w:p w14:paraId="3B94C86F"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Informed</w:t>
            </w:r>
          </w:p>
        </w:tc>
        <w:tc>
          <w:tcPr>
            <w:tcW w:w="1395" w:type="dxa"/>
            <w:vAlign w:val="center"/>
            <w:hideMark/>
          </w:tcPr>
          <w:p w14:paraId="55DA1939"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Accountable</w:t>
            </w:r>
          </w:p>
        </w:tc>
        <w:tc>
          <w:tcPr>
            <w:tcW w:w="1194" w:type="dxa"/>
            <w:vAlign w:val="center"/>
            <w:hideMark/>
          </w:tcPr>
          <w:p w14:paraId="2B0683D0"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r>
      <w:tr w:rsidR="00BD13F6" w:rsidRPr="00297831" w14:paraId="2154B9AB" w14:textId="77777777" w:rsidTr="00F95906">
        <w:trPr>
          <w:trHeight w:val="354"/>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54C902D1"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2.5</w:t>
            </w:r>
          </w:p>
        </w:tc>
        <w:tc>
          <w:tcPr>
            <w:tcW w:w="3157" w:type="dxa"/>
            <w:vAlign w:val="center"/>
            <w:hideMark/>
          </w:tcPr>
          <w:p w14:paraId="3E7DE71D"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Implement Role-Based Access Controls</w:t>
            </w:r>
          </w:p>
        </w:tc>
        <w:tc>
          <w:tcPr>
            <w:tcW w:w="3392" w:type="dxa"/>
            <w:vAlign w:val="center"/>
            <w:hideMark/>
          </w:tcPr>
          <w:p w14:paraId="7F181F8B"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Updated Access Permissions (aligned with the data governance framework)</w:t>
            </w:r>
          </w:p>
        </w:tc>
        <w:tc>
          <w:tcPr>
            <w:tcW w:w="1233" w:type="dxa"/>
            <w:vAlign w:val="center"/>
            <w:hideMark/>
          </w:tcPr>
          <w:p w14:paraId="5B7F19CC"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Informed</w:t>
            </w:r>
          </w:p>
        </w:tc>
        <w:tc>
          <w:tcPr>
            <w:tcW w:w="1395" w:type="dxa"/>
            <w:vAlign w:val="center"/>
            <w:hideMark/>
          </w:tcPr>
          <w:p w14:paraId="360D7C27"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c>
          <w:tcPr>
            <w:tcW w:w="1194" w:type="dxa"/>
            <w:vAlign w:val="center"/>
            <w:hideMark/>
          </w:tcPr>
          <w:p w14:paraId="3E60C43A"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r>
      <w:tr w:rsidR="00BD13F6" w:rsidRPr="00297831" w14:paraId="7C0474E6" w14:textId="77777777" w:rsidTr="00F95906">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4A638B5E"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2.6</w:t>
            </w:r>
          </w:p>
        </w:tc>
        <w:tc>
          <w:tcPr>
            <w:tcW w:w="3157" w:type="dxa"/>
            <w:vAlign w:val="center"/>
            <w:hideMark/>
          </w:tcPr>
          <w:p w14:paraId="67E68277"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Testing &amp; User Acceptance</w:t>
            </w:r>
          </w:p>
        </w:tc>
        <w:tc>
          <w:tcPr>
            <w:tcW w:w="3392" w:type="dxa"/>
            <w:vAlign w:val="center"/>
            <w:hideMark/>
          </w:tcPr>
          <w:p w14:paraId="11280FF6"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UAT Test Plans &amp; Results (</w:t>
            </w:r>
            <w:proofErr w:type="gramStart"/>
            <w:r w:rsidRPr="005A45C6">
              <w:rPr>
                <w:rFonts w:asciiTheme="majorHAnsi" w:eastAsia="Times New Roman" w:hAnsiTheme="majorHAnsi" w:cstheme="majorHAnsi"/>
                <w:kern w:val="0"/>
                <w:sz w:val="20"/>
                <w:szCs w:val="20"/>
                <w14:ligatures w14:val="none"/>
              </w:rPr>
              <w:t>ensures</w:t>
            </w:r>
            <w:proofErr w:type="gramEnd"/>
            <w:r w:rsidRPr="005A45C6">
              <w:rPr>
                <w:rFonts w:asciiTheme="majorHAnsi" w:eastAsia="Times New Roman" w:hAnsiTheme="majorHAnsi" w:cstheme="majorHAnsi"/>
                <w:kern w:val="0"/>
                <w:sz w:val="20"/>
                <w:szCs w:val="20"/>
                <w14:ligatures w14:val="none"/>
              </w:rPr>
              <w:t xml:space="preserve"> changes meet business needs and workflows function correctly)</w:t>
            </w:r>
          </w:p>
        </w:tc>
        <w:tc>
          <w:tcPr>
            <w:tcW w:w="1233" w:type="dxa"/>
            <w:vAlign w:val="center"/>
            <w:hideMark/>
          </w:tcPr>
          <w:p w14:paraId="48F90617"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Informed</w:t>
            </w:r>
          </w:p>
        </w:tc>
        <w:tc>
          <w:tcPr>
            <w:tcW w:w="1395" w:type="dxa"/>
            <w:vAlign w:val="center"/>
            <w:hideMark/>
          </w:tcPr>
          <w:p w14:paraId="146B8344"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c>
          <w:tcPr>
            <w:tcW w:w="1194" w:type="dxa"/>
            <w:vAlign w:val="center"/>
            <w:hideMark/>
          </w:tcPr>
          <w:p w14:paraId="7B97722F"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Accountable</w:t>
            </w:r>
          </w:p>
        </w:tc>
      </w:tr>
      <w:tr w:rsidR="00BD13F6" w:rsidRPr="00297831" w14:paraId="304017D5" w14:textId="77777777" w:rsidTr="00F95906">
        <w:trPr>
          <w:trHeight w:val="354"/>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52059743"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2.7</w:t>
            </w:r>
          </w:p>
        </w:tc>
        <w:tc>
          <w:tcPr>
            <w:tcW w:w="3157" w:type="dxa"/>
            <w:vAlign w:val="center"/>
            <w:hideMark/>
          </w:tcPr>
          <w:p w14:paraId="3B88BAFC"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Documentation of Changes</w:t>
            </w:r>
          </w:p>
        </w:tc>
        <w:tc>
          <w:tcPr>
            <w:tcW w:w="3392" w:type="dxa"/>
            <w:vAlign w:val="center"/>
            <w:hideMark/>
          </w:tcPr>
          <w:p w14:paraId="077A20A1" w14:textId="77777777" w:rsidR="002F2724" w:rsidRPr="005A45C6" w:rsidRDefault="002F2724" w:rsidP="00F9590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System Configuration Documentation (details of all customizations for future reference)</w:t>
            </w:r>
          </w:p>
        </w:tc>
        <w:tc>
          <w:tcPr>
            <w:tcW w:w="1233" w:type="dxa"/>
            <w:vAlign w:val="center"/>
            <w:hideMark/>
          </w:tcPr>
          <w:p w14:paraId="7342741C"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Informed</w:t>
            </w:r>
          </w:p>
        </w:tc>
        <w:tc>
          <w:tcPr>
            <w:tcW w:w="1395" w:type="dxa"/>
            <w:vAlign w:val="center"/>
            <w:hideMark/>
          </w:tcPr>
          <w:p w14:paraId="576D5C24"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Accountable</w:t>
            </w:r>
          </w:p>
        </w:tc>
        <w:tc>
          <w:tcPr>
            <w:tcW w:w="1194" w:type="dxa"/>
            <w:vAlign w:val="center"/>
            <w:hideMark/>
          </w:tcPr>
          <w:p w14:paraId="1974C897" w14:textId="77777777" w:rsidR="002F2724" w:rsidRPr="005A45C6" w:rsidRDefault="002F2724" w:rsidP="00F95906">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r>
      <w:tr w:rsidR="00BD13F6" w:rsidRPr="00297831" w14:paraId="629C9C1F" w14:textId="77777777" w:rsidTr="00F9590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443" w:type="dxa"/>
            <w:vAlign w:val="center"/>
            <w:hideMark/>
          </w:tcPr>
          <w:p w14:paraId="25DF0B17" w14:textId="77777777" w:rsidR="002F2724" w:rsidRPr="005A45C6" w:rsidRDefault="002F2724" w:rsidP="00F95906">
            <w:pPr>
              <w:jc w:val="left"/>
              <w:rPr>
                <w:rFonts w:eastAsia="Times New Roman" w:cstheme="majorHAnsi"/>
                <w:i w:val="0"/>
                <w:kern w:val="0"/>
                <w:sz w:val="20"/>
                <w:szCs w:val="20"/>
                <w14:ligatures w14:val="none"/>
              </w:rPr>
            </w:pPr>
            <w:r w:rsidRPr="005A45C6">
              <w:rPr>
                <w:rFonts w:eastAsia="Times New Roman" w:cstheme="majorHAnsi"/>
                <w:i w:val="0"/>
                <w:kern w:val="0"/>
                <w:sz w:val="20"/>
                <w:szCs w:val="20"/>
                <w14:ligatures w14:val="none"/>
              </w:rPr>
              <w:t>2.8</w:t>
            </w:r>
          </w:p>
        </w:tc>
        <w:tc>
          <w:tcPr>
            <w:tcW w:w="3157" w:type="dxa"/>
            <w:vAlign w:val="center"/>
            <w:hideMark/>
          </w:tcPr>
          <w:p w14:paraId="78B93A7B"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User Training on New Features</w:t>
            </w:r>
          </w:p>
        </w:tc>
        <w:tc>
          <w:tcPr>
            <w:tcW w:w="3392" w:type="dxa"/>
            <w:vAlign w:val="center"/>
            <w:hideMark/>
          </w:tcPr>
          <w:p w14:paraId="75058BAC" w14:textId="77777777" w:rsidR="002F2724" w:rsidRPr="005A45C6" w:rsidRDefault="002F2724" w:rsidP="00F95906">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Training Materials &amp; Sessions (focused on new workflows, fields, and dashboards)</w:t>
            </w:r>
          </w:p>
        </w:tc>
        <w:tc>
          <w:tcPr>
            <w:tcW w:w="1233" w:type="dxa"/>
            <w:vAlign w:val="center"/>
            <w:hideMark/>
          </w:tcPr>
          <w:p w14:paraId="70CC4396"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Informed</w:t>
            </w:r>
          </w:p>
        </w:tc>
        <w:tc>
          <w:tcPr>
            <w:tcW w:w="1395" w:type="dxa"/>
            <w:vAlign w:val="center"/>
            <w:hideMark/>
          </w:tcPr>
          <w:p w14:paraId="6749C64E"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Responsible</w:t>
            </w:r>
          </w:p>
        </w:tc>
        <w:tc>
          <w:tcPr>
            <w:tcW w:w="1194" w:type="dxa"/>
            <w:vAlign w:val="center"/>
            <w:hideMark/>
          </w:tcPr>
          <w:p w14:paraId="14497F12" w14:textId="77777777" w:rsidR="002F2724" w:rsidRPr="005A45C6" w:rsidRDefault="002F2724" w:rsidP="00F95906">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0"/>
                <w:szCs w:val="20"/>
                <w14:ligatures w14:val="none"/>
              </w:rPr>
            </w:pPr>
            <w:r w:rsidRPr="005A45C6">
              <w:rPr>
                <w:rFonts w:asciiTheme="majorHAnsi" w:eastAsia="Times New Roman" w:hAnsiTheme="majorHAnsi" w:cstheme="majorHAnsi"/>
                <w:kern w:val="0"/>
                <w:sz w:val="20"/>
                <w:szCs w:val="20"/>
                <w14:ligatures w14:val="none"/>
              </w:rPr>
              <w:t>Consulted</w:t>
            </w:r>
          </w:p>
        </w:tc>
      </w:tr>
    </w:tbl>
    <w:p w14:paraId="2D1E2F26" w14:textId="77777777" w:rsidR="002F2724" w:rsidRPr="002A5856" w:rsidRDefault="002F2724" w:rsidP="002F2724">
      <w:pPr>
        <w:jc w:val="both"/>
        <w:rPr>
          <w:rFonts w:asciiTheme="majorHAnsi" w:hAnsiTheme="majorHAnsi" w:cstheme="majorHAnsi"/>
          <w:i/>
          <w:iCs/>
          <w:sz w:val="16"/>
          <w:szCs w:val="16"/>
        </w:rPr>
      </w:pPr>
      <w:r>
        <w:rPr>
          <w:rFonts w:asciiTheme="majorHAnsi" w:hAnsiTheme="majorHAnsi" w:cstheme="majorHAnsi"/>
          <w:i/>
          <w:iCs/>
          <w:sz w:val="16"/>
          <w:szCs w:val="16"/>
        </w:rPr>
        <w:t>*Project Phasing to be approach on process base, with first focus on the deal creation and management, and moved in sprint approach.</w:t>
      </w:r>
    </w:p>
    <w:p w14:paraId="0CFAFD63" w14:textId="36733C98" w:rsidR="0091486D" w:rsidRDefault="0091486D">
      <w:pPr>
        <w:rPr>
          <w:rFonts w:asciiTheme="majorHAnsi" w:eastAsia="Times New Roman" w:hAnsiTheme="majorHAnsi" w:cstheme="majorHAnsi"/>
          <w:kern w:val="0"/>
          <w14:ligatures w14:val="none"/>
        </w:rPr>
      </w:pPr>
      <w:r>
        <w:rPr>
          <w:rFonts w:asciiTheme="majorHAnsi" w:hAnsiTheme="majorHAnsi" w:cstheme="majorHAnsi"/>
        </w:rPr>
        <w:br w:type="page"/>
      </w:r>
    </w:p>
    <w:p w14:paraId="7DE8560D" w14:textId="77777777" w:rsidR="001B1822" w:rsidRPr="00FC6846" w:rsidRDefault="001B1822" w:rsidP="008737DA">
      <w:pPr>
        <w:pStyle w:val="NormalWeb"/>
        <w:jc w:val="both"/>
        <w:rPr>
          <w:rFonts w:asciiTheme="majorHAnsi" w:hAnsiTheme="majorHAnsi" w:cstheme="majorHAnsi"/>
          <w:sz w:val="22"/>
          <w:szCs w:val="22"/>
        </w:rPr>
      </w:pPr>
    </w:p>
    <w:p w14:paraId="4C0EEDA2" w14:textId="4FC389EC" w:rsidR="00E93EEE" w:rsidRPr="008C245A" w:rsidRDefault="00E93EEE" w:rsidP="00AD14A8">
      <w:pPr>
        <w:pStyle w:val="Heading2"/>
        <w:numPr>
          <w:ilvl w:val="0"/>
          <w:numId w:val="39"/>
        </w:numPr>
        <w:spacing w:after="240"/>
      </w:pPr>
      <w:bookmarkStart w:id="25" w:name="_Toc190281524"/>
      <w:bookmarkStart w:id="26" w:name="_Toc190285270"/>
      <w:bookmarkStart w:id="27" w:name="_Toc190290241"/>
      <w:r w:rsidRPr="008C245A">
        <w:t>Quick Wins &amp; Proof-of-Concept</w:t>
      </w:r>
      <w:bookmarkEnd w:id="25"/>
      <w:bookmarkEnd w:id="26"/>
      <w:bookmarkEnd w:id="27"/>
      <w:r w:rsidRPr="008C245A">
        <w:t xml:space="preserve"> </w:t>
      </w:r>
    </w:p>
    <w:p w14:paraId="2845F558" w14:textId="40ADF540" w:rsidR="004B24D7" w:rsidRPr="008C245A" w:rsidRDefault="008C245A" w:rsidP="00DF6CE9">
      <w:pPr>
        <w:pStyle w:val="Heading3"/>
        <w:ind w:firstLine="360"/>
        <w:rPr>
          <w:rStyle w:val="normaltextrun"/>
          <w:rFonts w:asciiTheme="majorHAnsi" w:hAnsiTheme="majorHAnsi" w:cstheme="majorHAnsi"/>
          <w:b w:val="0"/>
          <w:color w:val="2F5496" w:themeColor="accent1" w:themeShade="BF"/>
          <w:sz w:val="22"/>
          <w:szCs w:val="22"/>
        </w:rPr>
      </w:pPr>
      <w:bookmarkStart w:id="28" w:name="_Toc190285271"/>
      <w:bookmarkStart w:id="29" w:name="_Toc190290242"/>
      <w:r>
        <w:rPr>
          <w:rStyle w:val="normaltextrun"/>
          <w:rFonts w:asciiTheme="majorHAnsi" w:hAnsiTheme="majorHAnsi" w:cstheme="majorHAnsi"/>
          <w:b w:val="0"/>
          <w:bCs w:val="0"/>
          <w:color w:val="2F5496" w:themeColor="accent1" w:themeShade="BF"/>
          <w:sz w:val="22"/>
          <w:szCs w:val="22"/>
        </w:rPr>
        <w:t xml:space="preserve">3.1 </w:t>
      </w:r>
      <w:bookmarkStart w:id="30" w:name="_Toc190281525"/>
      <w:r w:rsidR="00A846EB" w:rsidRPr="00DF6CE9">
        <w:rPr>
          <w:rStyle w:val="normaltextrun"/>
          <w:rFonts w:asciiTheme="majorHAnsi" w:hAnsiTheme="majorHAnsi" w:cstheme="majorHAnsi"/>
          <w:b w:val="0"/>
          <w:color w:val="2F5496" w:themeColor="accent1" w:themeShade="BF"/>
          <w:sz w:val="24"/>
          <w:szCs w:val="24"/>
        </w:rPr>
        <w:t>Metropolitan Data Architecture Technical Setup</w:t>
      </w:r>
      <w:r w:rsidR="00AE0533" w:rsidRPr="00DF6CE9">
        <w:rPr>
          <w:rStyle w:val="normaltextrun"/>
          <w:rFonts w:asciiTheme="majorHAnsi" w:hAnsiTheme="majorHAnsi" w:cstheme="majorHAnsi"/>
          <w:b w:val="0"/>
          <w:color w:val="2F5496" w:themeColor="accent1" w:themeShade="BF"/>
          <w:sz w:val="24"/>
          <w:szCs w:val="24"/>
        </w:rPr>
        <w:t xml:space="preserve"> for Deal Team Reporting – Pipeline and Funnel reports</w:t>
      </w:r>
      <w:bookmarkEnd w:id="28"/>
      <w:bookmarkEnd w:id="29"/>
      <w:bookmarkEnd w:id="30"/>
    </w:p>
    <w:p w14:paraId="3477465B" w14:textId="5861B60E"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During this phase Markman </w:t>
      </w:r>
      <w:r w:rsidR="003A54A3" w:rsidRPr="00FC6846">
        <w:rPr>
          <w:rFonts w:asciiTheme="majorHAnsi" w:hAnsiTheme="majorHAnsi" w:cstheme="majorHAnsi"/>
          <w:sz w:val="22"/>
          <w:szCs w:val="22"/>
        </w:rPr>
        <w:t>G</w:t>
      </w:r>
      <w:r w:rsidRPr="00FC6846">
        <w:rPr>
          <w:rFonts w:asciiTheme="majorHAnsi" w:hAnsiTheme="majorHAnsi" w:cstheme="majorHAnsi"/>
          <w:sz w:val="22"/>
          <w:szCs w:val="22"/>
        </w:rPr>
        <w:t xml:space="preserve">roup will establish the technical foundation in alignment with the proposed data architecture. By focusing initially on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we reduce complexity while setting up a scalable framework that can be expanded in the future</w:t>
      </w:r>
      <w:r w:rsidR="00F562D7">
        <w:rPr>
          <w:rFonts w:asciiTheme="majorHAnsi" w:hAnsiTheme="majorHAnsi" w:cstheme="majorHAnsi"/>
          <w:sz w:val="22"/>
          <w:szCs w:val="22"/>
        </w:rPr>
        <w:t xml:space="preserve"> not only to ingest all </w:t>
      </w:r>
      <w:proofErr w:type="spellStart"/>
      <w:r w:rsidR="00F562D7">
        <w:rPr>
          <w:rFonts w:asciiTheme="majorHAnsi" w:hAnsiTheme="majorHAnsi" w:cstheme="majorHAnsi"/>
          <w:sz w:val="22"/>
          <w:szCs w:val="22"/>
        </w:rPr>
        <w:t>DealCloud</w:t>
      </w:r>
      <w:proofErr w:type="spellEnd"/>
      <w:r w:rsidR="00F562D7">
        <w:rPr>
          <w:rFonts w:asciiTheme="majorHAnsi" w:hAnsiTheme="majorHAnsi" w:cstheme="majorHAnsi"/>
          <w:sz w:val="22"/>
          <w:szCs w:val="22"/>
        </w:rPr>
        <w:t xml:space="preserve"> data, but</w:t>
      </w:r>
      <w:r w:rsidRPr="00FC6846">
        <w:rPr>
          <w:rFonts w:asciiTheme="majorHAnsi" w:hAnsiTheme="majorHAnsi" w:cstheme="majorHAnsi"/>
          <w:sz w:val="22"/>
          <w:szCs w:val="22"/>
        </w:rPr>
        <w:t xml:space="preserve"> </w:t>
      </w:r>
      <w:r>
        <w:rPr>
          <w:rFonts w:asciiTheme="majorHAnsi" w:hAnsiTheme="majorHAnsi" w:cstheme="majorHAnsi"/>
          <w:sz w:val="22"/>
          <w:szCs w:val="22"/>
        </w:rPr>
        <w:t>other systems</w:t>
      </w:r>
      <w:r w:rsidRPr="00FC6846">
        <w:rPr>
          <w:rFonts w:asciiTheme="majorHAnsi" w:hAnsiTheme="majorHAnsi" w:cstheme="majorHAnsi"/>
          <w:sz w:val="22"/>
          <w:szCs w:val="22"/>
        </w:rPr>
        <w:t xml:space="preserve"> </w:t>
      </w:r>
      <w:r w:rsidR="00F562D7">
        <w:rPr>
          <w:rFonts w:asciiTheme="majorHAnsi" w:hAnsiTheme="majorHAnsi" w:cstheme="majorHAnsi"/>
          <w:sz w:val="22"/>
          <w:szCs w:val="22"/>
        </w:rPr>
        <w:t>too</w:t>
      </w:r>
      <w:r w:rsidRPr="00FC6846">
        <w:rPr>
          <w:rFonts w:asciiTheme="majorHAnsi" w:hAnsiTheme="majorHAnsi" w:cstheme="majorHAnsi"/>
          <w:sz w:val="22"/>
          <w:szCs w:val="22"/>
        </w:rPr>
        <w:t>.</w:t>
      </w:r>
    </w:p>
    <w:p w14:paraId="5ED2D577" w14:textId="253FD41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The primary objective of this phase is to create a robust data pipeline that enables near real-time data availability. To achieve this, we will implement APIs for seamless data integration between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and the Azure data environment. </w:t>
      </w:r>
      <w:r w:rsidR="00027569">
        <w:rPr>
          <w:rFonts w:asciiTheme="majorHAnsi" w:hAnsiTheme="majorHAnsi" w:cstheme="majorHAnsi"/>
          <w:sz w:val="22"/>
          <w:szCs w:val="22"/>
        </w:rPr>
        <w:t xml:space="preserve">Initially, we will </w:t>
      </w:r>
      <w:r w:rsidR="00BC217F">
        <w:rPr>
          <w:rFonts w:asciiTheme="majorHAnsi" w:hAnsiTheme="majorHAnsi" w:cstheme="majorHAnsi"/>
          <w:sz w:val="22"/>
          <w:szCs w:val="22"/>
        </w:rPr>
        <w:t xml:space="preserve">focus on ingestion of the data needed for </w:t>
      </w:r>
      <w:proofErr w:type="gramStart"/>
      <w:r w:rsidR="00BC217F">
        <w:rPr>
          <w:rFonts w:asciiTheme="majorHAnsi" w:hAnsiTheme="majorHAnsi" w:cstheme="majorHAnsi"/>
          <w:sz w:val="22"/>
          <w:szCs w:val="22"/>
        </w:rPr>
        <w:t>Deal</w:t>
      </w:r>
      <w:proofErr w:type="gramEnd"/>
      <w:r w:rsidR="00BC217F">
        <w:rPr>
          <w:rFonts w:asciiTheme="majorHAnsi" w:hAnsiTheme="majorHAnsi" w:cstheme="majorHAnsi"/>
          <w:sz w:val="22"/>
          <w:szCs w:val="22"/>
        </w:rPr>
        <w:t xml:space="preserve"> Team’s Pipeline and Funnel reports.</w:t>
      </w:r>
      <w:r w:rsidR="00027569">
        <w:rPr>
          <w:rFonts w:asciiTheme="majorHAnsi" w:hAnsiTheme="majorHAnsi" w:cstheme="majorHAnsi"/>
          <w:sz w:val="22"/>
          <w:szCs w:val="22"/>
        </w:rPr>
        <w:t xml:space="preserve"> </w:t>
      </w:r>
      <w:r w:rsidRPr="00FC6846">
        <w:rPr>
          <w:rFonts w:asciiTheme="majorHAnsi" w:hAnsiTheme="majorHAnsi" w:cstheme="majorHAnsi"/>
          <w:sz w:val="22"/>
          <w:szCs w:val="22"/>
        </w:rPr>
        <w:t xml:space="preserve">As part of this process, we will also review the firm's current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subscription to assess existing API capabilities and determine if any additional configurations or upgrades are required.</w:t>
      </w:r>
    </w:p>
    <w:p w14:paraId="60CE8A63" w14:textId="0BC9CD9E" w:rsidR="00952950" w:rsidRPr="00FC6846" w:rsidRDefault="00952950" w:rsidP="005F3DAF">
      <w:pPr>
        <w:pStyle w:val="NormalWeb"/>
        <w:jc w:val="both"/>
        <w:rPr>
          <w:rFonts w:asciiTheme="majorHAnsi" w:hAnsiTheme="majorHAnsi" w:cstheme="majorHAnsi"/>
          <w:sz w:val="22"/>
          <w:szCs w:val="22"/>
        </w:rPr>
      </w:pPr>
      <w:r w:rsidRPr="00F562D7">
        <w:rPr>
          <w:rFonts w:asciiTheme="majorHAnsi" w:hAnsiTheme="majorHAnsi" w:cstheme="majorHAnsi"/>
          <w:sz w:val="22"/>
          <w:szCs w:val="22"/>
        </w:rPr>
        <w:t xml:space="preserve">This technical setup ensures data can flow efficiently from </w:t>
      </w:r>
      <w:proofErr w:type="spellStart"/>
      <w:r w:rsidRPr="00F562D7">
        <w:rPr>
          <w:rFonts w:asciiTheme="majorHAnsi" w:hAnsiTheme="majorHAnsi" w:cstheme="majorHAnsi"/>
          <w:sz w:val="22"/>
          <w:szCs w:val="22"/>
        </w:rPr>
        <w:t>DealCloud</w:t>
      </w:r>
      <w:proofErr w:type="spellEnd"/>
      <w:r w:rsidRPr="00F562D7">
        <w:rPr>
          <w:rFonts w:asciiTheme="majorHAnsi" w:hAnsiTheme="majorHAnsi" w:cstheme="majorHAnsi"/>
          <w:sz w:val="22"/>
          <w:szCs w:val="22"/>
        </w:rPr>
        <w:t xml:space="preserve"> into the centralized architecture, supporting advanced reporting, analytics, and automation while laying the groundwork for future data initiatives.</w:t>
      </w:r>
      <w:r w:rsidR="00AE0533">
        <w:rPr>
          <w:rFonts w:asciiTheme="majorHAnsi" w:hAnsiTheme="majorHAnsi" w:cstheme="majorHAnsi"/>
          <w:sz w:val="22"/>
          <w:szCs w:val="22"/>
        </w:rPr>
        <w:t xml:space="preserve"> </w:t>
      </w:r>
    </w:p>
    <w:p w14:paraId="4DE11E00" w14:textId="15920323" w:rsidR="00952950" w:rsidRPr="00FC6846" w:rsidRDefault="00952950" w:rsidP="005F3DAF">
      <w:pPr>
        <w:pStyle w:val="NormalWeb"/>
        <w:jc w:val="both"/>
        <w:rPr>
          <w:rStyle w:val="normaltextrun"/>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776" w:type="dxa"/>
        <w:tblLook w:val="04A0" w:firstRow="1" w:lastRow="0" w:firstColumn="1" w:lastColumn="0" w:noHBand="0" w:noVBand="1"/>
      </w:tblPr>
      <w:tblGrid>
        <w:gridCol w:w="704"/>
        <w:gridCol w:w="3827"/>
        <w:gridCol w:w="3828"/>
        <w:gridCol w:w="1417"/>
      </w:tblGrid>
      <w:tr w:rsidR="00A846EB" w:rsidRPr="00FC6846" w14:paraId="584B2E99" w14:textId="77777777" w:rsidTr="00725C83">
        <w:trPr>
          <w:trHeight w:val="311"/>
        </w:trPr>
        <w:tc>
          <w:tcPr>
            <w:tcW w:w="704"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73508545"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827" w:type="dxa"/>
            <w:tcBorders>
              <w:top w:val="single" w:sz="4" w:space="0" w:color="auto"/>
              <w:left w:val="nil"/>
              <w:bottom w:val="single" w:sz="4" w:space="0" w:color="auto"/>
              <w:right w:val="single" w:sz="4" w:space="0" w:color="auto"/>
            </w:tcBorders>
            <w:shd w:val="clear" w:color="auto" w:fill="208E9B"/>
            <w:vAlign w:val="center"/>
            <w:hideMark/>
          </w:tcPr>
          <w:p w14:paraId="7315A545"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828" w:type="dxa"/>
            <w:tcBorders>
              <w:top w:val="single" w:sz="4" w:space="0" w:color="auto"/>
              <w:left w:val="nil"/>
              <w:bottom w:val="single" w:sz="4" w:space="0" w:color="auto"/>
              <w:right w:val="single" w:sz="4" w:space="0" w:color="auto"/>
            </w:tcBorders>
            <w:shd w:val="clear" w:color="auto" w:fill="208E9B"/>
            <w:vAlign w:val="center"/>
            <w:hideMark/>
          </w:tcPr>
          <w:p w14:paraId="207235FD"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417" w:type="dxa"/>
            <w:tcBorders>
              <w:top w:val="single" w:sz="4" w:space="0" w:color="auto"/>
              <w:left w:val="nil"/>
              <w:bottom w:val="single" w:sz="4" w:space="0" w:color="auto"/>
              <w:right w:val="single" w:sz="4" w:space="0" w:color="auto"/>
            </w:tcBorders>
            <w:shd w:val="clear" w:color="auto" w:fill="208E9B"/>
            <w:noWrap/>
            <w:vAlign w:val="bottom"/>
            <w:hideMark/>
          </w:tcPr>
          <w:p w14:paraId="588DF05E"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Responsible</w:t>
            </w:r>
          </w:p>
        </w:tc>
      </w:tr>
      <w:tr w:rsidR="00A846EB" w:rsidRPr="00FC6846" w14:paraId="674434ED" w14:textId="77777777" w:rsidTr="00952950">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47855D" w14:textId="57894FD3" w:rsidR="00A846EB" w:rsidRPr="00FC6846" w:rsidRDefault="00DF6CE9" w:rsidP="00A846EB">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w:t>
            </w:r>
            <w:r w:rsidR="00A846EB" w:rsidRPr="00FC6846">
              <w:rPr>
                <w:rFonts w:asciiTheme="majorHAnsi" w:eastAsia="Times New Roman" w:hAnsiTheme="majorHAnsi" w:cstheme="majorHAnsi"/>
                <w:color w:val="000000"/>
                <w:kern w:val="0"/>
                <w14:ligatures w14:val="none"/>
              </w:rPr>
              <w:t>.1</w:t>
            </w:r>
            <w:r w:rsidR="005A3EB8">
              <w:rPr>
                <w:rFonts w:asciiTheme="majorHAnsi" w:eastAsia="Times New Roman" w:hAnsiTheme="majorHAnsi" w:cstheme="majorHAnsi"/>
                <w:color w:val="000000"/>
                <w:kern w:val="0"/>
                <w14:ligatures w14:val="none"/>
              </w:rPr>
              <w:t>.1</w:t>
            </w:r>
          </w:p>
        </w:tc>
        <w:tc>
          <w:tcPr>
            <w:tcW w:w="3827" w:type="dxa"/>
            <w:tcBorders>
              <w:top w:val="nil"/>
              <w:left w:val="nil"/>
              <w:bottom w:val="single" w:sz="4" w:space="0" w:color="auto"/>
              <w:right w:val="single" w:sz="4" w:space="0" w:color="auto"/>
            </w:tcBorders>
            <w:shd w:val="clear" w:color="auto" w:fill="auto"/>
            <w:vAlign w:val="center"/>
            <w:hideMark/>
          </w:tcPr>
          <w:p w14:paraId="6DD41C3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Technical Requirements</w:t>
            </w:r>
          </w:p>
        </w:tc>
        <w:tc>
          <w:tcPr>
            <w:tcW w:w="3828" w:type="dxa"/>
            <w:tcBorders>
              <w:top w:val="nil"/>
              <w:left w:val="nil"/>
              <w:bottom w:val="single" w:sz="4" w:space="0" w:color="auto"/>
              <w:right w:val="single" w:sz="4" w:space="0" w:color="auto"/>
            </w:tcBorders>
            <w:shd w:val="clear" w:color="auto" w:fill="auto"/>
            <w:vAlign w:val="center"/>
            <w:hideMark/>
          </w:tcPr>
          <w:p w14:paraId="7D4A9B14"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Requirements Document (API integration, data flow, reporting needs)</w:t>
            </w:r>
          </w:p>
        </w:tc>
        <w:tc>
          <w:tcPr>
            <w:tcW w:w="1417" w:type="dxa"/>
            <w:vMerge w:val="restart"/>
            <w:tcBorders>
              <w:top w:val="nil"/>
              <w:left w:val="single" w:sz="4" w:space="0" w:color="auto"/>
              <w:bottom w:val="single" w:sz="4" w:space="0" w:color="auto"/>
              <w:right w:val="single" w:sz="4" w:space="0" w:color="auto"/>
            </w:tcBorders>
            <w:shd w:val="clear" w:color="auto" w:fill="auto"/>
            <w:vAlign w:val="center"/>
            <w:hideMark/>
          </w:tcPr>
          <w:p w14:paraId="322C4447"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A846EB" w:rsidRPr="00FC6846" w14:paraId="5BA05FDD" w14:textId="77777777" w:rsidTr="007F3E7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EAF5FD5" w14:textId="2D5A262A" w:rsidR="00A846EB" w:rsidRPr="00FC6846" w:rsidRDefault="00DF6CE9" w:rsidP="00A846EB">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w:t>
            </w:r>
            <w:r w:rsidR="00A846EB" w:rsidRPr="00FC6846">
              <w:rPr>
                <w:rFonts w:asciiTheme="majorHAnsi" w:eastAsia="Times New Roman" w:hAnsiTheme="majorHAnsi" w:cstheme="majorHAnsi"/>
                <w:color w:val="000000"/>
                <w:kern w:val="0"/>
                <w14:ligatures w14:val="none"/>
              </w:rPr>
              <w:t>.</w:t>
            </w:r>
            <w:r w:rsidR="005A3EB8" w:rsidRPr="00FC6846">
              <w:rPr>
                <w:rFonts w:asciiTheme="majorHAnsi" w:eastAsia="Times New Roman" w:hAnsiTheme="majorHAnsi" w:cstheme="majorHAnsi"/>
                <w:color w:val="000000"/>
                <w:kern w:val="0"/>
                <w14:ligatures w14:val="none"/>
              </w:rPr>
              <w:t>1</w:t>
            </w:r>
            <w:r w:rsidR="005A3EB8">
              <w:rPr>
                <w:rFonts w:asciiTheme="majorHAnsi" w:eastAsia="Times New Roman" w:hAnsiTheme="majorHAnsi" w:cstheme="majorHAnsi"/>
                <w:color w:val="000000"/>
                <w:kern w:val="0"/>
                <w14:ligatures w14:val="none"/>
              </w:rPr>
              <w:t>.</w:t>
            </w:r>
            <w:r w:rsidR="00A846EB" w:rsidRPr="00FC6846">
              <w:rPr>
                <w:rFonts w:asciiTheme="majorHAnsi" w:eastAsia="Times New Roman" w:hAnsiTheme="majorHAnsi" w:cstheme="majorHAnsi"/>
                <w:color w:val="000000"/>
                <w:kern w:val="0"/>
                <w14:ligatures w14:val="none"/>
              </w:rPr>
              <w:t>2</w:t>
            </w:r>
          </w:p>
        </w:tc>
        <w:tc>
          <w:tcPr>
            <w:tcW w:w="3827" w:type="dxa"/>
            <w:tcBorders>
              <w:top w:val="nil"/>
              <w:left w:val="nil"/>
              <w:bottom w:val="single" w:sz="4" w:space="0" w:color="auto"/>
              <w:right w:val="single" w:sz="4" w:space="0" w:color="auto"/>
            </w:tcBorders>
            <w:shd w:val="clear" w:color="auto" w:fill="auto"/>
            <w:vAlign w:val="center"/>
            <w:hideMark/>
          </w:tcPr>
          <w:p w14:paraId="68FC524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Data Architecture (PoC)</w:t>
            </w:r>
          </w:p>
        </w:tc>
        <w:tc>
          <w:tcPr>
            <w:tcW w:w="3828" w:type="dxa"/>
            <w:tcBorders>
              <w:top w:val="nil"/>
              <w:left w:val="nil"/>
              <w:bottom w:val="single" w:sz="4" w:space="0" w:color="auto"/>
              <w:right w:val="single" w:sz="4" w:space="0" w:color="auto"/>
            </w:tcBorders>
            <w:shd w:val="clear" w:color="auto" w:fill="auto"/>
            <w:vAlign w:val="center"/>
            <w:hideMark/>
          </w:tcPr>
          <w:p w14:paraId="32EC8CB0"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Architecture Blueprint (API → Data Lake → SQL Database)</w:t>
            </w:r>
          </w:p>
        </w:tc>
        <w:tc>
          <w:tcPr>
            <w:tcW w:w="1417" w:type="dxa"/>
            <w:vMerge/>
            <w:tcBorders>
              <w:top w:val="nil"/>
              <w:left w:val="single" w:sz="4" w:space="0" w:color="auto"/>
              <w:bottom w:val="single" w:sz="4" w:space="0" w:color="auto"/>
              <w:right w:val="single" w:sz="4" w:space="0" w:color="auto"/>
            </w:tcBorders>
            <w:vAlign w:val="center"/>
            <w:hideMark/>
          </w:tcPr>
          <w:p w14:paraId="37DE063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75BBB8B3" w14:textId="77777777" w:rsidTr="00952950">
        <w:trPr>
          <w:trHeight w:val="699"/>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28A87DD" w14:textId="49FA530B" w:rsidR="00A846EB" w:rsidRPr="00FC6846" w:rsidRDefault="00DF6CE9" w:rsidP="00A846EB">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w:t>
            </w:r>
            <w:r w:rsidR="00A846EB" w:rsidRPr="00FC6846">
              <w:rPr>
                <w:rFonts w:asciiTheme="majorHAnsi" w:eastAsia="Times New Roman" w:hAnsiTheme="majorHAnsi" w:cstheme="majorHAnsi"/>
                <w:color w:val="000000"/>
                <w:kern w:val="0"/>
                <w14:ligatures w14:val="none"/>
              </w:rPr>
              <w:t>.</w:t>
            </w:r>
            <w:r w:rsidR="005A3EB8" w:rsidRPr="00FC6846">
              <w:rPr>
                <w:rFonts w:asciiTheme="majorHAnsi" w:eastAsia="Times New Roman" w:hAnsiTheme="majorHAnsi" w:cstheme="majorHAnsi"/>
                <w:color w:val="000000"/>
                <w:kern w:val="0"/>
                <w14:ligatures w14:val="none"/>
              </w:rPr>
              <w:t>1</w:t>
            </w:r>
            <w:r w:rsidR="005A3EB8">
              <w:rPr>
                <w:rFonts w:asciiTheme="majorHAnsi" w:eastAsia="Times New Roman" w:hAnsiTheme="majorHAnsi" w:cstheme="majorHAnsi"/>
                <w:color w:val="000000"/>
                <w:kern w:val="0"/>
                <w14:ligatures w14:val="none"/>
              </w:rPr>
              <w:t>.</w:t>
            </w:r>
            <w:r w:rsidR="00A846EB" w:rsidRPr="00FC6846">
              <w:rPr>
                <w:rFonts w:asciiTheme="majorHAnsi" w:eastAsia="Times New Roman" w:hAnsiTheme="majorHAnsi" w:cstheme="majorHAnsi"/>
                <w:color w:val="000000"/>
                <w:kern w:val="0"/>
                <w14:ligatures w14:val="none"/>
              </w:rPr>
              <w:t>3</w:t>
            </w:r>
          </w:p>
        </w:tc>
        <w:tc>
          <w:tcPr>
            <w:tcW w:w="3827" w:type="dxa"/>
            <w:tcBorders>
              <w:top w:val="nil"/>
              <w:left w:val="nil"/>
              <w:bottom w:val="single" w:sz="4" w:space="0" w:color="auto"/>
              <w:right w:val="single" w:sz="4" w:space="0" w:color="auto"/>
            </w:tcBorders>
            <w:shd w:val="clear" w:color="auto" w:fill="auto"/>
            <w:vAlign w:val="center"/>
            <w:hideMark/>
          </w:tcPr>
          <w:p w14:paraId="078AF65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API Integration Setup</w:t>
            </w:r>
          </w:p>
        </w:tc>
        <w:tc>
          <w:tcPr>
            <w:tcW w:w="3828" w:type="dxa"/>
            <w:tcBorders>
              <w:top w:val="nil"/>
              <w:left w:val="nil"/>
              <w:bottom w:val="single" w:sz="4" w:space="0" w:color="auto"/>
              <w:right w:val="single" w:sz="4" w:space="0" w:color="auto"/>
            </w:tcBorders>
            <w:shd w:val="clear" w:color="auto" w:fill="auto"/>
            <w:vAlign w:val="center"/>
            <w:hideMark/>
          </w:tcPr>
          <w:p w14:paraId="79182A69"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Established API Connection to DealCloud (automated data extraction process)</w:t>
            </w:r>
          </w:p>
        </w:tc>
        <w:tc>
          <w:tcPr>
            <w:tcW w:w="1417" w:type="dxa"/>
            <w:vMerge/>
            <w:tcBorders>
              <w:top w:val="nil"/>
              <w:left w:val="single" w:sz="4" w:space="0" w:color="auto"/>
              <w:bottom w:val="single" w:sz="4" w:space="0" w:color="auto"/>
              <w:right w:val="single" w:sz="4" w:space="0" w:color="auto"/>
            </w:tcBorders>
            <w:vAlign w:val="center"/>
            <w:hideMark/>
          </w:tcPr>
          <w:p w14:paraId="2F1FE5B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3E926257" w14:textId="77777777" w:rsidTr="00952950">
        <w:trPr>
          <w:trHeight w:val="557"/>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DA99F77" w14:textId="6623482C" w:rsidR="00A846EB" w:rsidRPr="00FC6846" w:rsidRDefault="00DF6CE9" w:rsidP="00A846EB">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w:t>
            </w:r>
            <w:r w:rsidR="00A846EB" w:rsidRPr="00FC6846">
              <w:rPr>
                <w:rFonts w:asciiTheme="majorHAnsi" w:eastAsia="Times New Roman" w:hAnsiTheme="majorHAnsi" w:cstheme="majorHAnsi"/>
                <w:color w:val="000000"/>
                <w:kern w:val="0"/>
                <w14:ligatures w14:val="none"/>
              </w:rPr>
              <w:t>.</w:t>
            </w:r>
            <w:r w:rsidR="005A3EB8" w:rsidRPr="00FC6846">
              <w:rPr>
                <w:rFonts w:asciiTheme="majorHAnsi" w:eastAsia="Times New Roman" w:hAnsiTheme="majorHAnsi" w:cstheme="majorHAnsi"/>
                <w:color w:val="000000"/>
                <w:kern w:val="0"/>
                <w14:ligatures w14:val="none"/>
              </w:rPr>
              <w:t>1</w:t>
            </w:r>
            <w:r w:rsidR="005A3EB8">
              <w:rPr>
                <w:rFonts w:asciiTheme="majorHAnsi" w:eastAsia="Times New Roman" w:hAnsiTheme="majorHAnsi" w:cstheme="majorHAnsi"/>
                <w:color w:val="000000"/>
                <w:kern w:val="0"/>
                <w14:ligatures w14:val="none"/>
              </w:rPr>
              <w:t>.</w:t>
            </w:r>
            <w:r w:rsidR="00A846EB" w:rsidRPr="00FC6846">
              <w:rPr>
                <w:rFonts w:asciiTheme="majorHAnsi" w:eastAsia="Times New Roman" w:hAnsiTheme="majorHAnsi" w:cstheme="majorHAnsi"/>
                <w:color w:val="000000"/>
                <w:kern w:val="0"/>
                <w14:ligatures w14:val="none"/>
              </w:rPr>
              <w:t>4</w:t>
            </w:r>
          </w:p>
        </w:tc>
        <w:tc>
          <w:tcPr>
            <w:tcW w:w="3827" w:type="dxa"/>
            <w:tcBorders>
              <w:top w:val="nil"/>
              <w:left w:val="nil"/>
              <w:bottom w:val="single" w:sz="4" w:space="0" w:color="auto"/>
              <w:right w:val="single" w:sz="4" w:space="0" w:color="auto"/>
            </w:tcBorders>
            <w:shd w:val="clear" w:color="auto" w:fill="auto"/>
            <w:vAlign w:val="center"/>
            <w:hideMark/>
          </w:tcPr>
          <w:p w14:paraId="2F577C90"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Ingestion into Azure Data Lake</w:t>
            </w:r>
          </w:p>
        </w:tc>
        <w:tc>
          <w:tcPr>
            <w:tcW w:w="3828" w:type="dxa"/>
            <w:tcBorders>
              <w:top w:val="nil"/>
              <w:left w:val="nil"/>
              <w:bottom w:val="single" w:sz="4" w:space="0" w:color="auto"/>
              <w:right w:val="single" w:sz="4" w:space="0" w:color="auto"/>
            </w:tcBorders>
            <w:shd w:val="clear" w:color="auto" w:fill="auto"/>
            <w:vAlign w:val="center"/>
            <w:hideMark/>
          </w:tcPr>
          <w:p w14:paraId="4A525C1B"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Data Ingestion Pipeline (structured raw data from DealCloud)</w:t>
            </w:r>
          </w:p>
        </w:tc>
        <w:tc>
          <w:tcPr>
            <w:tcW w:w="1417" w:type="dxa"/>
            <w:vMerge/>
            <w:tcBorders>
              <w:top w:val="nil"/>
              <w:left w:val="single" w:sz="4" w:space="0" w:color="auto"/>
              <w:bottom w:val="single" w:sz="4" w:space="0" w:color="auto"/>
              <w:right w:val="single" w:sz="4" w:space="0" w:color="auto"/>
            </w:tcBorders>
            <w:vAlign w:val="center"/>
            <w:hideMark/>
          </w:tcPr>
          <w:p w14:paraId="54A44FB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25585D71" w14:textId="77777777" w:rsidTr="00952950">
        <w:trPr>
          <w:trHeight w:val="656"/>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0D3750E" w14:textId="4F028A18" w:rsidR="00A846EB" w:rsidRPr="00FC6846" w:rsidRDefault="00DF6CE9" w:rsidP="00A846EB">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w:t>
            </w:r>
            <w:r w:rsidR="00A846EB" w:rsidRPr="00FC6846">
              <w:rPr>
                <w:rFonts w:asciiTheme="majorHAnsi" w:eastAsia="Times New Roman" w:hAnsiTheme="majorHAnsi" w:cstheme="majorHAnsi"/>
                <w:color w:val="000000"/>
                <w:kern w:val="0"/>
                <w14:ligatures w14:val="none"/>
              </w:rPr>
              <w:t>.</w:t>
            </w:r>
            <w:r w:rsidR="005A3EB8" w:rsidRPr="00FC6846">
              <w:rPr>
                <w:rFonts w:asciiTheme="majorHAnsi" w:eastAsia="Times New Roman" w:hAnsiTheme="majorHAnsi" w:cstheme="majorHAnsi"/>
                <w:color w:val="000000"/>
                <w:kern w:val="0"/>
                <w14:ligatures w14:val="none"/>
              </w:rPr>
              <w:t>1</w:t>
            </w:r>
            <w:r w:rsidR="005A3EB8">
              <w:rPr>
                <w:rFonts w:asciiTheme="majorHAnsi" w:eastAsia="Times New Roman" w:hAnsiTheme="majorHAnsi" w:cstheme="majorHAnsi"/>
                <w:color w:val="000000"/>
                <w:kern w:val="0"/>
                <w14:ligatures w14:val="none"/>
              </w:rPr>
              <w:t>.</w:t>
            </w:r>
            <w:r w:rsidR="00A846EB" w:rsidRPr="00FC6846">
              <w:rPr>
                <w:rFonts w:asciiTheme="majorHAnsi" w:eastAsia="Times New Roman" w:hAnsiTheme="majorHAnsi" w:cstheme="majorHAnsi"/>
                <w:color w:val="000000"/>
                <w:kern w:val="0"/>
                <w14:ligatures w14:val="none"/>
              </w:rPr>
              <w:t>5</w:t>
            </w:r>
          </w:p>
        </w:tc>
        <w:tc>
          <w:tcPr>
            <w:tcW w:w="3827" w:type="dxa"/>
            <w:tcBorders>
              <w:top w:val="nil"/>
              <w:left w:val="nil"/>
              <w:bottom w:val="single" w:sz="4" w:space="0" w:color="auto"/>
              <w:right w:val="single" w:sz="4" w:space="0" w:color="auto"/>
            </w:tcBorders>
            <w:shd w:val="clear" w:color="auto" w:fill="auto"/>
            <w:vAlign w:val="center"/>
            <w:hideMark/>
          </w:tcPr>
          <w:p w14:paraId="1B3E5E9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Set Up Azure SQL Database</w:t>
            </w:r>
          </w:p>
        </w:tc>
        <w:tc>
          <w:tcPr>
            <w:tcW w:w="3828" w:type="dxa"/>
            <w:tcBorders>
              <w:top w:val="nil"/>
              <w:left w:val="nil"/>
              <w:bottom w:val="single" w:sz="4" w:space="0" w:color="auto"/>
              <w:right w:val="single" w:sz="4" w:space="0" w:color="auto"/>
            </w:tcBorders>
            <w:shd w:val="clear" w:color="auto" w:fill="auto"/>
            <w:vAlign w:val="center"/>
            <w:hideMark/>
          </w:tcPr>
          <w:p w14:paraId="42BEE1A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Configured SQL Database Environment (ready for curated data storage)</w:t>
            </w:r>
          </w:p>
        </w:tc>
        <w:tc>
          <w:tcPr>
            <w:tcW w:w="1417" w:type="dxa"/>
            <w:vMerge/>
            <w:tcBorders>
              <w:top w:val="nil"/>
              <w:left w:val="single" w:sz="4" w:space="0" w:color="auto"/>
              <w:bottom w:val="single" w:sz="4" w:space="0" w:color="auto"/>
              <w:right w:val="single" w:sz="4" w:space="0" w:color="auto"/>
            </w:tcBorders>
            <w:vAlign w:val="center"/>
            <w:hideMark/>
          </w:tcPr>
          <w:p w14:paraId="2FE2A81E"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231AD019" w14:textId="77777777" w:rsidTr="00952950">
        <w:trPr>
          <w:trHeight w:val="692"/>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A058A06" w14:textId="3EB19197" w:rsidR="00A846EB" w:rsidRPr="00FC6846" w:rsidRDefault="00DF6CE9" w:rsidP="00A846EB">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w:t>
            </w:r>
            <w:r w:rsidR="00A846EB" w:rsidRPr="00FC6846">
              <w:rPr>
                <w:rFonts w:asciiTheme="majorHAnsi" w:eastAsia="Times New Roman" w:hAnsiTheme="majorHAnsi" w:cstheme="majorHAnsi"/>
                <w:color w:val="000000"/>
                <w:kern w:val="0"/>
                <w14:ligatures w14:val="none"/>
              </w:rPr>
              <w:t>.</w:t>
            </w:r>
            <w:r w:rsidR="005A3EB8" w:rsidRPr="00FC6846">
              <w:rPr>
                <w:rFonts w:asciiTheme="majorHAnsi" w:eastAsia="Times New Roman" w:hAnsiTheme="majorHAnsi" w:cstheme="majorHAnsi"/>
                <w:color w:val="000000"/>
                <w:kern w:val="0"/>
                <w14:ligatures w14:val="none"/>
              </w:rPr>
              <w:t>1</w:t>
            </w:r>
            <w:r w:rsidR="005A3EB8">
              <w:rPr>
                <w:rFonts w:asciiTheme="majorHAnsi" w:eastAsia="Times New Roman" w:hAnsiTheme="majorHAnsi" w:cstheme="majorHAnsi"/>
                <w:color w:val="000000"/>
                <w:kern w:val="0"/>
                <w14:ligatures w14:val="none"/>
              </w:rPr>
              <w:t>.</w:t>
            </w:r>
            <w:r w:rsidR="00A846EB" w:rsidRPr="00FC6846">
              <w:rPr>
                <w:rFonts w:asciiTheme="majorHAnsi" w:eastAsia="Times New Roman" w:hAnsiTheme="majorHAnsi" w:cstheme="majorHAnsi"/>
                <w:color w:val="000000"/>
                <w:kern w:val="0"/>
                <w14:ligatures w14:val="none"/>
              </w:rPr>
              <w:t>6</w:t>
            </w:r>
          </w:p>
        </w:tc>
        <w:tc>
          <w:tcPr>
            <w:tcW w:w="3827" w:type="dxa"/>
            <w:tcBorders>
              <w:top w:val="nil"/>
              <w:left w:val="nil"/>
              <w:bottom w:val="single" w:sz="4" w:space="0" w:color="auto"/>
              <w:right w:val="single" w:sz="4" w:space="0" w:color="auto"/>
            </w:tcBorders>
            <w:shd w:val="clear" w:color="auto" w:fill="auto"/>
            <w:vAlign w:val="center"/>
            <w:hideMark/>
          </w:tcPr>
          <w:p w14:paraId="518CD714"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 Data Integration Orchestration (ADF)</w:t>
            </w:r>
          </w:p>
        </w:tc>
        <w:tc>
          <w:tcPr>
            <w:tcW w:w="3828" w:type="dxa"/>
            <w:tcBorders>
              <w:top w:val="nil"/>
              <w:left w:val="nil"/>
              <w:bottom w:val="single" w:sz="4" w:space="0" w:color="auto"/>
              <w:right w:val="single" w:sz="4" w:space="0" w:color="auto"/>
            </w:tcBorders>
            <w:shd w:val="clear" w:color="auto" w:fill="auto"/>
            <w:vAlign w:val="center"/>
            <w:hideMark/>
          </w:tcPr>
          <w:p w14:paraId="2323FE5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Data Flow Setup (schedule data pulls and manage workflows)</w:t>
            </w:r>
          </w:p>
        </w:tc>
        <w:tc>
          <w:tcPr>
            <w:tcW w:w="1417" w:type="dxa"/>
            <w:vMerge/>
            <w:tcBorders>
              <w:top w:val="nil"/>
              <w:left w:val="single" w:sz="4" w:space="0" w:color="auto"/>
              <w:bottom w:val="single" w:sz="4" w:space="0" w:color="auto"/>
              <w:right w:val="single" w:sz="4" w:space="0" w:color="auto"/>
            </w:tcBorders>
            <w:vAlign w:val="center"/>
            <w:hideMark/>
          </w:tcPr>
          <w:p w14:paraId="36E24FC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601DF2F4" w14:textId="77777777" w:rsidTr="007F3E7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6AE03E8" w14:textId="3943047F" w:rsidR="00A846EB" w:rsidRPr="00FC6846" w:rsidRDefault="00DF6CE9" w:rsidP="00A846EB">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w:t>
            </w:r>
            <w:r w:rsidR="00A846EB" w:rsidRPr="00FC6846">
              <w:rPr>
                <w:rFonts w:asciiTheme="majorHAnsi" w:eastAsia="Times New Roman" w:hAnsiTheme="majorHAnsi" w:cstheme="majorHAnsi"/>
                <w:color w:val="000000"/>
                <w:kern w:val="0"/>
                <w14:ligatures w14:val="none"/>
              </w:rPr>
              <w:t>.</w:t>
            </w:r>
            <w:r w:rsidR="005A3EB8" w:rsidRPr="00FC6846">
              <w:rPr>
                <w:rFonts w:asciiTheme="majorHAnsi" w:eastAsia="Times New Roman" w:hAnsiTheme="majorHAnsi" w:cstheme="majorHAnsi"/>
                <w:color w:val="000000"/>
                <w:kern w:val="0"/>
                <w14:ligatures w14:val="none"/>
              </w:rPr>
              <w:t>1</w:t>
            </w:r>
            <w:r w:rsidR="005A3EB8">
              <w:rPr>
                <w:rFonts w:asciiTheme="majorHAnsi" w:eastAsia="Times New Roman" w:hAnsiTheme="majorHAnsi" w:cstheme="majorHAnsi"/>
                <w:color w:val="000000"/>
                <w:kern w:val="0"/>
                <w14:ligatures w14:val="none"/>
              </w:rPr>
              <w:t>.</w:t>
            </w:r>
            <w:r w:rsidR="00A846EB" w:rsidRPr="00FC6846">
              <w:rPr>
                <w:rFonts w:asciiTheme="majorHAnsi" w:eastAsia="Times New Roman" w:hAnsiTheme="majorHAnsi" w:cstheme="majorHAnsi"/>
                <w:color w:val="000000"/>
                <w:kern w:val="0"/>
                <w14:ligatures w14:val="none"/>
              </w:rPr>
              <w:t>7</w:t>
            </w:r>
          </w:p>
        </w:tc>
        <w:tc>
          <w:tcPr>
            <w:tcW w:w="3827" w:type="dxa"/>
            <w:tcBorders>
              <w:top w:val="nil"/>
              <w:left w:val="nil"/>
              <w:bottom w:val="single" w:sz="4" w:space="0" w:color="auto"/>
              <w:right w:val="single" w:sz="4" w:space="0" w:color="auto"/>
            </w:tcBorders>
            <w:shd w:val="clear" w:color="auto" w:fill="auto"/>
            <w:vAlign w:val="center"/>
            <w:hideMark/>
          </w:tcPr>
          <w:p w14:paraId="6CD8B74A"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Testing &amp; Validation</w:t>
            </w:r>
          </w:p>
        </w:tc>
        <w:tc>
          <w:tcPr>
            <w:tcW w:w="3828" w:type="dxa"/>
            <w:tcBorders>
              <w:top w:val="nil"/>
              <w:left w:val="nil"/>
              <w:bottom w:val="single" w:sz="4" w:space="0" w:color="auto"/>
              <w:right w:val="single" w:sz="4" w:space="0" w:color="auto"/>
            </w:tcBorders>
            <w:shd w:val="clear" w:color="auto" w:fill="auto"/>
            <w:vAlign w:val="center"/>
            <w:hideMark/>
          </w:tcPr>
          <w:p w14:paraId="50FC942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Verified Data Flow, API Connection, and Storage Integrity</w:t>
            </w:r>
          </w:p>
        </w:tc>
        <w:tc>
          <w:tcPr>
            <w:tcW w:w="1417" w:type="dxa"/>
            <w:vMerge/>
            <w:tcBorders>
              <w:top w:val="nil"/>
              <w:left w:val="single" w:sz="4" w:space="0" w:color="auto"/>
              <w:bottom w:val="single" w:sz="4" w:space="0" w:color="auto"/>
              <w:right w:val="single" w:sz="4" w:space="0" w:color="auto"/>
            </w:tcBorders>
            <w:vAlign w:val="center"/>
            <w:hideMark/>
          </w:tcPr>
          <w:p w14:paraId="04CDA41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bl>
    <w:p w14:paraId="093EEBB4" w14:textId="77777777" w:rsidR="00A846EB" w:rsidRPr="00FC6846" w:rsidRDefault="00A846EB" w:rsidP="00A846EB">
      <w:pPr>
        <w:rPr>
          <w:rFonts w:asciiTheme="majorHAnsi" w:hAnsiTheme="majorHAnsi" w:cstheme="majorHAnsi"/>
        </w:rPr>
      </w:pPr>
    </w:p>
    <w:p w14:paraId="7AFDC30C" w14:textId="3DF15A36" w:rsidR="00000DFF" w:rsidRPr="00FC6846" w:rsidRDefault="00000DFF" w:rsidP="00E76DAE">
      <w:pPr>
        <w:rPr>
          <w:rFonts w:asciiTheme="majorHAnsi" w:hAnsiTheme="majorHAnsi" w:cstheme="majorHAnsi"/>
        </w:rPr>
      </w:pPr>
      <w:r w:rsidRPr="001F4450">
        <w:rPr>
          <w:rFonts w:asciiTheme="majorHAnsi" w:hAnsiTheme="majorHAnsi" w:cstheme="majorHAnsi"/>
        </w:rPr>
        <w:t>(</w:t>
      </w:r>
      <w:r w:rsidR="00534C86" w:rsidRPr="001F4450">
        <w:rPr>
          <w:rFonts w:asciiTheme="majorHAnsi" w:hAnsiTheme="majorHAnsi" w:cstheme="majorHAnsi"/>
        </w:rPr>
        <w:t xml:space="preserve">*) </w:t>
      </w:r>
      <w:r w:rsidR="001F4450" w:rsidRPr="001F4450">
        <w:rPr>
          <w:rFonts w:asciiTheme="majorHAnsi" w:hAnsiTheme="majorHAnsi" w:cstheme="majorHAnsi"/>
        </w:rPr>
        <w:t>We believe a data lake POC would be beneficial in showcasing the solution's capabilities. However, if deemed unnecessary at this stage, we can proceed without it</w:t>
      </w:r>
      <w:r w:rsidR="004E5521">
        <w:rPr>
          <w:rFonts w:asciiTheme="majorHAnsi" w:hAnsiTheme="majorHAnsi" w:cstheme="majorHAnsi"/>
        </w:rPr>
        <w:t xml:space="preserve"> through automated extractions. </w:t>
      </w:r>
    </w:p>
    <w:p w14:paraId="15EC0407" w14:textId="57C2A9CC" w:rsidR="00FF2D0F" w:rsidRPr="0049271B" w:rsidRDefault="008C245A" w:rsidP="00DF6CE9">
      <w:pPr>
        <w:pStyle w:val="Heading3"/>
        <w:ind w:firstLine="360"/>
        <w:rPr>
          <w:rFonts w:asciiTheme="majorHAnsi" w:hAnsiTheme="majorHAnsi" w:cstheme="majorHAnsi"/>
          <w:b w:val="0"/>
          <w:color w:val="2F5496" w:themeColor="accent1" w:themeShade="BF"/>
          <w:sz w:val="22"/>
          <w:szCs w:val="22"/>
        </w:rPr>
      </w:pPr>
      <w:bookmarkStart w:id="31" w:name="_Toc190281526"/>
      <w:bookmarkStart w:id="32" w:name="_Toc190281527"/>
      <w:bookmarkStart w:id="33" w:name="_Toc190281528"/>
      <w:bookmarkStart w:id="34" w:name="_Toc190281529"/>
      <w:bookmarkStart w:id="35" w:name="_Toc190281530"/>
      <w:bookmarkStart w:id="36" w:name="_Toc190281531"/>
      <w:bookmarkStart w:id="37" w:name="_Toc190281532"/>
      <w:bookmarkStart w:id="38" w:name="_Toc190281534"/>
      <w:bookmarkStart w:id="39" w:name="_Toc190281535"/>
      <w:bookmarkStart w:id="40" w:name="_Toc190285272"/>
      <w:bookmarkStart w:id="41" w:name="_Toc190290243"/>
      <w:r w:rsidRPr="0049271B">
        <w:rPr>
          <w:rStyle w:val="normaltextrun"/>
          <w:rFonts w:asciiTheme="majorHAnsi" w:hAnsiTheme="majorHAnsi" w:cstheme="majorHAnsi"/>
          <w:b w:val="0"/>
          <w:color w:val="2F5496" w:themeColor="accent1" w:themeShade="BF"/>
          <w:sz w:val="22"/>
          <w:szCs w:val="22"/>
        </w:rPr>
        <w:t>3</w:t>
      </w:r>
      <w:bookmarkEnd w:id="31"/>
      <w:bookmarkEnd w:id="32"/>
      <w:bookmarkEnd w:id="33"/>
      <w:bookmarkEnd w:id="34"/>
      <w:bookmarkEnd w:id="35"/>
      <w:bookmarkEnd w:id="36"/>
      <w:bookmarkEnd w:id="37"/>
      <w:bookmarkEnd w:id="38"/>
      <w:bookmarkEnd w:id="39"/>
      <w:r w:rsidRPr="0049271B">
        <w:rPr>
          <w:rStyle w:val="normaltextrun"/>
          <w:rFonts w:asciiTheme="majorHAnsi" w:hAnsiTheme="majorHAnsi" w:cstheme="majorHAnsi"/>
          <w:b w:val="0"/>
          <w:color w:val="2F5496" w:themeColor="accent1" w:themeShade="BF"/>
          <w:sz w:val="22"/>
          <w:szCs w:val="22"/>
        </w:rPr>
        <w:t>.</w:t>
      </w:r>
      <w:r w:rsidRPr="0049271B">
        <w:rPr>
          <w:rStyle w:val="normaltextrun"/>
          <w:rFonts w:asciiTheme="majorHAnsi" w:hAnsiTheme="majorHAnsi" w:cstheme="majorHAnsi"/>
          <w:b w:val="0"/>
          <w:bCs w:val="0"/>
          <w:color w:val="2F5496" w:themeColor="accent1" w:themeShade="BF"/>
          <w:sz w:val="22"/>
          <w:szCs w:val="22"/>
        </w:rPr>
        <w:t>2</w:t>
      </w:r>
      <w:r w:rsidR="0049271B">
        <w:rPr>
          <w:rStyle w:val="normaltextrun"/>
          <w:rFonts w:asciiTheme="majorHAnsi" w:hAnsiTheme="majorHAnsi" w:cstheme="majorHAnsi"/>
          <w:b w:val="0"/>
          <w:bCs w:val="0"/>
          <w:color w:val="2F5496" w:themeColor="accent1" w:themeShade="BF"/>
          <w:sz w:val="22"/>
          <w:szCs w:val="22"/>
        </w:rPr>
        <w:t xml:space="preserve"> </w:t>
      </w:r>
      <w:r w:rsidR="007B6A95" w:rsidRPr="00DF6CE9">
        <w:rPr>
          <w:rStyle w:val="normaltextrun"/>
          <w:rFonts w:asciiTheme="majorHAnsi" w:hAnsiTheme="majorHAnsi" w:cstheme="majorHAnsi"/>
          <w:b w:val="0"/>
          <w:color w:val="2F5496" w:themeColor="accent1" w:themeShade="BF"/>
          <w:sz w:val="24"/>
          <w:szCs w:val="24"/>
        </w:rPr>
        <w:t xml:space="preserve">Data Cleansing for </w:t>
      </w:r>
      <w:bookmarkEnd w:id="40"/>
      <w:r w:rsidR="00DF6CE9" w:rsidRPr="00DF6CE9">
        <w:rPr>
          <w:rStyle w:val="normaltextrun"/>
          <w:rFonts w:asciiTheme="majorHAnsi" w:hAnsiTheme="majorHAnsi" w:cstheme="majorHAnsi"/>
          <w:b w:val="0"/>
          <w:bCs w:val="0"/>
          <w:color w:val="2F5496" w:themeColor="accent1" w:themeShade="BF"/>
          <w:sz w:val="24"/>
          <w:szCs w:val="24"/>
        </w:rPr>
        <w:t>D</w:t>
      </w:r>
      <w:r w:rsidR="007B6A95" w:rsidRPr="00DF6CE9">
        <w:rPr>
          <w:rStyle w:val="normaltextrun"/>
          <w:rFonts w:asciiTheme="majorHAnsi" w:hAnsiTheme="majorHAnsi" w:cstheme="majorHAnsi"/>
          <w:b w:val="0"/>
          <w:bCs w:val="0"/>
          <w:color w:val="2F5496" w:themeColor="accent1" w:themeShade="BF"/>
          <w:sz w:val="24"/>
          <w:szCs w:val="24"/>
        </w:rPr>
        <w:t xml:space="preserve">eal </w:t>
      </w:r>
      <w:r w:rsidR="00DF6CE9" w:rsidRPr="00DF6CE9">
        <w:rPr>
          <w:rStyle w:val="normaltextrun"/>
          <w:rFonts w:asciiTheme="majorHAnsi" w:hAnsiTheme="majorHAnsi" w:cstheme="majorHAnsi"/>
          <w:b w:val="0"/>
          <w:bCs w:val="0"/>
          <w:color w:val="2F5496" w:themeColor="accent1" w:themeShade="BF"/>
          <w:sz w:val="24"/>
          <w:szCs w:val="24"/>
        </w:rPr>
        <w:t>D</w:t>
      </w:r>
      <w:r w:rsidR="007B6A95" w:rsidRPr="00DF6CE9">
        <w:rPr>
          <w:rStyle w:val="normaltextrun"/>
          <w:rFonts w:asciiTheme="majorHAnsi" w:hAnsiTheme="majorHAnsi" w:cstheme="majorHAnsi"/>
          <w:b w:val="0"/>
          <w:bCs w:val="0"/>
          <w:color w:val="2F5496" w:themeColor="accent1" w:themeShade="BF"/>
          <w:sz w:val="24"/>
          <w:szCs w:val="24"/>
        </w:rPr>
        <w:t>ata</w:t>
      </w:r>
      <w:bookmarkEnd w:id="41"/>
    </w:p>
    <w:p w14:paraId="436FB930" w14:textId="0AA6469F" w:rsidR="00A22B7B" w:rsidRPr="00A22B7B" w:rsidRDefault="00F562D7" w:rsidP="00A22B7B">
      <w:pPr>
        <w:rPr>
          <w:rFonts w:asciiTheme="majorHAnsi" w:hAnsiTheme="majorHAnsi" w:cstheme="majorHAnsi"/>
        </w:rPr>
      </w:pPr>
      <w:r>
        <w:rPr>
          <w:rFonts w:asciiTheme="majorHAnsi" w:hAnsiTheme="majorHAnsi" w:cstheme="majorHAnsi"/>
        </w:rPr>
        <w:t>Once the technical set up is ready in terms of data loads and transformations, Markman Group will proceed with cleansing the data</w:t>
      </w:r>
      <w:r w:rsidR="00156CDB">
        <w:rPr>
          <w:rFonts w:asciiTheme="majorHAnsi" w:hAnsiTheme="majorHAnsi" w:cstheme="majorHAnsi"/>
        </w:rPr>
        <w:t>. We</w:t>
      </w:r>
      <w:r w:rsidR="00A22B7B">
        <w:rPr>
          <w:rFonts w:asciiTheme="majorHAnsi" w:hAnsiTheme="majorHAnsi" w:cstheme="majorHAnsi"/>
        </w:rPr>
        <w:t xml:space="preserve"> </w:t>
      </w:r>
      <w:r w:rsidR="00A22B7B" w:rsidRPr="00A22B7B">
        <w:rPr>
          <w:rFonts w:asciiTheme="majorHAnsi" w:hAnsiTheme="majorHAnsi" w:cstheme="majorHAnsi"/>
        </w:rPr>
        <w:t>will lead the</w:t>
      </w:r>
      <w:r w:rsidR="00A22B7B" w:rsidRPr="00C74B7F">
        <w:rPr>
          <w:rFonts w:asciiTheme="majorHAnsi" w:hAnsiTheme="majorHAnsi" w:cstheme="majorHAnsi"/>
        </w:rPr>
        <w:t xml:space="preserve"> </w:t>
      </w:r>
      <w:r w:rsidR="00DC69D2" w:rsidRPr="00C74B7F">
        <w:rPr>
          <w:rFonts w:asciiTheme="majorHAnsi" w:hAnsiTheme="majorHAnsi" w:cstheme="majorHAnsi"/>
        </w:rPr>
        <w:t>cleansing of the data needed for Deal Team’s Pipeline and Funnel reports.</w:t>
      </w:r>
      <w:r w:rsidR="00A22B7B" w:rsidRPr="00A22B7B">
        <w:rPr>
          <w:rFonts w:asciiTheme="majorHAnsi" w:hAnsiTheme="majorHAnsi" w:cstheme="majorHAnsi"/>
        </w:rPr>
        <w:t xml:space="preserve"> </w:t>
      </w:r>
      <w:r w:rsidR="00566550" w:rsidRPr="00C74B7F">
        <w:rPr>
          <w:rFonts w:asciiTheme="majorHAnsi" w:hAnsiTheme="majorHAnsi" w:cstheme="majorHAnsi"/>
        </w:rPr>
        <w:t>The cleansed data will then</w:t>
      </w:r>
      <w:r w:rsidR="00A22B7B" w:rsidRPr="00C74B7F">
        <w:rPr>
          <w:rFonts w:asciiTheme="majorHAnsi" w:hAnsiTheme="majorHAnsi" w:cstheme="majorHAnsi"/>
        </w:rPr>
        <w:t xml:space="preserve"> </w:t>
      </w:r>
      <w:r w:rsidR="00A22B7B" w:rsidRPr="00A22B7B">
        <w:rPr>
          <w:rFonts w:asciiTheme="majorHAnsi" w:hAnsiTheme="majorHAnsi" w:cstheme="majorHAnsi"/>
        </w:rPr>
        <w:t>serve as the foundation for developing comprehensive Power BI dashboards, enabling data-driven decision-making.</w:t>
      </w:r>
    </w:p>
    <w:p w14:paraId="302051F6" w14:textId="7773ADE9" w:rsidR="00A22B7B" w:rsidRPr="00A22B7B" w:rsidRDefault="00A22B7B" w:rsidP="00A22B7B">
      <w:pPr>
        <w:rPr>
          <w:rFonts w:asciiTheme="majorHAnsi" w:hAnsiTheme="majorHAnsi" w:cstheme="majorHAnsi"/>
        </w:rPr>
      </w:pPr>
      <w:r w:rsidRPr="00A22B7B">
        <w:rPr>
          <w:rFonts w:asciiTheme="majorHAnsi" w:hAnsiTheme="majorHAnsi" w:cstheme="majorHAnsi"/>
        </w:rPr>
        <w:lastRenderedPageBreak/>
        <w:t xml:space="preserve">The initial phase of the project will focus on establishing </w:t>
      </w:r>
      <w:r w:rsidR="00230AE5" w:rsidRPr="00C74B7F">
        <w:rPr>
          <w:rFonts w:asciiTheme="majorHAnsi" w:hAnsiTheme="majorHAnsi" w:cstheme="majorHAnsi"/>
        </w:rPr>
        <w:t xml:space="preserve">rules for data cleansing. </w:t>
      </w:r>
      <w:r w:rsidR="00493970" w:rsidRPr="00C74B7F">
        <w:rPr>
          <w:rFonts w:asciiTheme="majorHAnsi" w:hAnsiTheme="majorHAnsi" w:cstheme="majorHAnsi"/>
        </w:rPr>
        <w:t>Once this is done</w:t>
      </w:r>
      <w:r w:rsidRPr="00C74B7F">
        <w:rPr>
          <w:rFonts w:asciiTheme="majorHAnsi" w:hAnsiTheme="majorHAnsi" w:cstheme="majorHAnsi"/>
        </w:rPr>
        <w:t xml:space="preserve"> </w:t>
      </w:r>
      <w:r w:rsidRPr="00A22B7B">
        <w:rPr>
          <w:rFonts w:asciiTheme="majorHAnsi" w:hAnsiTheme="majorHAnsi" w:cstheme="majorHAnsi"/>
        </w:rPr>
        <w:t>Markman Group will collaborate with the Deal Team to define and implement data quality enhancement rules. This process will involve identifying key inconsistencies, refining data categorization, and applying necessary transformations to optimize the accuracy and usability of the extracted data.</w:t>
      </w:r>
    </w:p>
    <w:p w14:paraId="62F516F1" w14:textId="392A44CE" w:rsidR="00A22B7B" w:rsidRPr="00C74B7F" w:rsidRDefault="00A22B7B" w:rsidP="00A22B7B">
      <w:pPr>
        <w:rPr>
          <w:rFonts w:asciiTheme="majorHAnsi" w:hAnsiTheme="majorHAnsi" w:cstheme="majorHAnsi"/>
        </w:rPr>
      </w:pPr>
      <w:r w:rsidRPr="00A22B7B">
        <w:rPr>
          <w:rFonts w:asciiTheme="majorHAnsi" w:hAnsiTheme="majorHAnsi" w:cstheme="majorHAnsi"/>
        </w:rPr>
        <w:t>By streamlining data automation and improving data integrity, this initiative aims to enhance reporting efficiency, provide deeper insights, and support more strategic decision-making across the organization.</w:t>
      </w:r>
    </w:p>
    <w:p w14:paraId="64F3CC6D" w14:textId="3B412EE0" w:rsidR="008A6151" w:rsidRPr="008A6151" w:rsidRDefault="008A6151" w:rsidP="008A6151">
      <w:pPr>
        <w:rPr>
          <w:rFonts w:asciiTheme="majorHAnsi" w:hAnsiTheme="majorHAnsi" w:cstheme="majorHAnsi"/>
        </w:rPr>
      </w:pPr>
      <w:r w:rsidRPr="008A6151">
        <w:rPr>
          <w:rFonts w:asciiTheme="majorHAnsi" w:hAnsiTheme="majorHAnsi" w:cstheme="majorHAnsi"/>
        </w:rPr>
        <w:t>The primary deliverable of this phase will be a comprehensive "Deal Cloud Data Directory" report. This document will provide a structured overview of key data elements, including the system of origin, field names, definitions, applied rules, and responsible teams for each data point.</w:t>
      </w:r>
    </w:p>
    <w:p w14:paraId="09007FF8" w14:textId="7EE1330A" w:rsidR="007A3AE2" w:rsidRPr="008A6151" w:rsidRDefault="007A3AE2" w:rsidP="008A6151">
      <w:pPr>
        <w:rPr>
          <w:rFonts w:asciiTheme="majorHAnsi" w:hAnsiTheme="majorHAnsi" w:cstheme="majorHAnsi"/>
        </w:rPr>
      </w:pPr>
      <w:r w:rsidRPr="008A6151">
        <w:rPr>
          <w:rFonts w:asciiTheme="majorHAnsi" w:hAnsiTheme="majorHAnsi" w:cstheme="majorHAnsi"/>
        </w:rPr>
        <w:t>"Deal Cloud Data Directory"</w:t>
      </w:r>
      <w:r>
        <w:rPr>
          <w:rFonts w:asciiTheme="majorHAnsi" w:hAnsiTheme="majorHAnsi" w:cstheme="majorHAnsi"/>
        </w:rPr>
        <w:t xml:space="preserve"> will be enhanced and continuously improved throughout the </w:t>
      </w:r>
      <w:r w:rsidR="00E8598E">
        <w:rPr>
          <w:rFonts w:asciiTheme="majorHAnsi" w:hAnsiTheme="majorHAnsi" w:cstheme="majorHAnsi"/>
        </w:rPr>
        <w:t xml:space="preserve">data </w:t>
      </w:r>
      <w:r w:rsidR="00185E67">
        <w:rPr>
          <w:rFonts w:asciiTheme="majorHAnsi" w:hAnsiTheme="majorHAnsi" w:cstheme="majorHAnsi"/>
        </w:rPr>
        <w:t>quality initiative.</w:t>
      </w:r>
    </w:p>
    <w:tbl>
      <w:tblPr>
        <w:tblW w:w="10927" w:type="dxa"/>
        <w:tblLook w:val="04A0" w:firstRow="1" w:lastRow="0" w:firstColumn="1" w:lastColumn="0" w:noHBand="0" w:noVBand="1"/>
      </w:tblPr>
      <w:tblGrid>
        <w:gridCol w:w="961"/>
        <w:gridCol w:w="3197"/>
        <w:gridCol w:w="3203"/>
        <w:gridCol w:w="1550"/>
        <w:gridCol w:w="2016"/>
      </w:tblGrid>
      <w:tr w:rsidR="004631C6" w:rsidRPr="00FC6846" w14:paraId="6CC00827" w14:textId="77777777">
        <w:trPr>
          <w:trHeight w:val="300"/>
        </w:trPr>
        <w:tc>
          <w:tcPr>
            <w:tcW w:w="961"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11085163" w14:textId="77777777" w:rsidR="004631C6" w:rsidRPr="00FC6846" w:rsidRDefault="004631C6">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197" w:type="dxa"/>
            <w:tcBorders>
              <w:top w:val="single" w:sz="4" w:space="0" w:color="auto"/>
              <w:left w:val="nil"/>
              <w:bottom w:val="single" w:sz="4" w:space="0" w:color="auto"/>
              <w:right w:val="single" w:sz="4" w:space="0" w:color="auto"/>
            </w:tcBorders>
            <w:shd w:val="clear" w:color="auto" w:fill="208E9B"/>
            <w:vAlign w:val="center"/>
            <w:hideMark/>
          </w:tcPr>
          <w:p w14:paraId="0726F578" w14:textId="77777777" w:rsidR="004631C6" w:rsidRPr="00FC6846" w:rsidRDefault="004631C6">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203" w:type="dxa"/>
            <w:tcBorders>
              <w:top w:val="single" w:sz="4" w:space="0" w:color="auto"/>
              <w:left w:val="nil"/>
              <w:bottom w:val="single" w:sz="4" w:space="0" w:color="auto"/>
              <w:right w:val="single" w:sz="4" w:space="0" w:color="auto"/>
            </w:tcBorders>
            <w:shd w:val="clear" w:color="auto" w:fill="208E9B"/>
            <w:vAlign w:val="center"/>
            <w:hideMark/>
          </w:tcPr>
          <w:p w14:paraId="7CA3C067" w14:textId="77777777" w:rsidR="004631C6" w:rsidRPr="00FC6846" w:rsidRDefault="004631C6">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550" w:type="dxa"/>
            <w:tcBorders>
              <w:top w:val="single" w:sz="4" w:space="0" w:color="auto"/>
              <w:left w:val="nil"/>
              <w:bottom w:val="single" w:sz="4" w:space="0" w:color="auto"/>
              <w:right w:val="single" w:sz="4" w:space="0" w:color="auto"/>
            </w:tcBorders>
            <w:shd w:val="clear" w:color="auto" w:fill="208E9B"/>
            <w:noWrap/>
            <w:vAlign w:val="bottom"/>
            <w:hideMark/>
          </w:tcPr>
          <w:p w14:paraId="31191805" w14:textId="77777777" w:rsidR="004631C6" w:rsidRPr="00FC6846" w:rsidRDefault="004631C6">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2016" w:type="dxa"/>
            <w:tcBorders>
              <w:top w:val="single" w:sz="4" w:space="0" w:color="auto"/>
              <w:left w:val="nil"/>
              <w:bottom w:val="single" w:sz="4" w:space="0" w:color="auto"/>
              <w:right w:val="single" w:sz="4" w:space="0" w:color="auto"/>
            </w:tcBorders>
            <w:shd w:val="clear" w:color="auto" w:fill="208E9B"/>
          </w:tcPr>
          <w:p w14:paraId="2ABB412C" w14:textId="77777777" w:rsidR="004631C6" w:rsidRPr="00FC6846" w:rsidRDefault="004631C6">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4631C6" w:rsidRPr="00FC6846" w14:paraId="6AABD457" w14:textId="77777777" w:rsidTr="00B230A2">
        <w:trPr>
          <w:trHeight w:val="780"/>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E05B1D6" w14:textId="0444A030" w:rsidR="004631C6"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3.2.1</w:t>
            </w:r>
          </w:p>
        </w:tc>
        <w:tc>
          <w:tcPr>
            <w:tcW w:w="3197" w:type="dxa"/>
            <w:tcBorders>
              <w:top w:val="single" w:sz="4" w:space="0" w:color="auto"/>
              <w:left w:val="nil"/>
              <w:bottom w:val="single" w:sz="4" w:space="0" w:color="auto"/>
              <w:right w:val="single" w:sz="4" w:space="0" w:color="auto"/>
            </w:tcBorders>
            <w:shd w:val="clear" w:color="auto" w:fill="auto"/>
            <w:vAlign w:val="center"/>
            <w:hideMark/>
          </w:tcPr>
          <w:p w14:paraId="5B842759" w14:textId="0BEC96D2" w:rsidR="004631C6" w:rsidRPr="00C74B7F" w:rsidRDefault="00385379" w:rsidP="00C74B7F">
            <w:pPr>
              <w:rPr>
                <w:rFonts w:asciiTheme="majorHAnsi" w:hAnsiTheme="majorHAnsi" w:cstheme="majorHAnsi"/>
              </w:rPr>
            </w:pPr>
            <w:r w:rsidRPr="00C74B7F">
              <w:rPr>
                <w:rFonts w:asciiTheme="majorHAnsi" w:hAnsiTheme="majorHAnsi" w:cstheme="majorHAnsi"/>
              </w:rPr>
              <w:t>Identify initial cleansing rules.</w:t>
            </w:r>
          </w:p>
        </w:tc>
        <w:tc>
          <w:tcPr>
            <w:tcW w:w="3203" w:type="dxa"/>
            <w:tcBorders>
              <w:top w:val="single" w:sz="4" w:space="0" w:color="auto"/>
              <w:left w:val="nil"/>
              <w:bottom w:val="single" w:sz="4" w:space="0" w:color="auto"/>
              <w:right w:val="single" w:sz="4" w:space="0" w:color="auto"/>
            </w:tcBorders>
            <w:shd w:val="clear" w:color="auto" w:fill="auto"/>
            <w:vAlign w:val="center"/>
            <w:hideMark/>
          </w:tcPr>
          <w:p w14:paraId="77E65B8B" w14:textId="37CE5FCA" w:rsidR="004631C6" w:rsidRPr="00C74B7F" w:rsidRDefault="00385379" w:rsidP="00C74B7F">
            <w:pPr>
              <w:rPr>
                <w:rFonts w:asciiTheme="majorHAnsi" w:hAnsiTheme="majorHAnsi" w:cstheme="majorHAnsi"/>
              </w:rPr>
            </w:pPr>
            <w:r w:rsidRPr="00C74B7F">
              <w:rPr>
                <w:rFonts w:asciiTheme="majorHAnsi" w:hAnsiTheme="majorHAnsi" w:cstheme="majorHAnsi"/>
              </w:rPr>
              <w:t>List of initial cleansing rules.</w:t>
            </w:r>
          </w:p>
        </w:tc>
        <w:tc>
          <w:tcPr>
            <w:tcW w:w="15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52D802" w14:textId="77777777" w:rsidR="004631C6" w:rsidRPr="00FC6846" w:rsidRDefault="004631C6" w:rsidP="004631C6">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2016" w:type="dxa"/>
            <w:vMerge w:val="restart"/>
            <w:tcBorders>
              <w:top w:val="single" w:sz="4" w:space="0" w:color="auto"/>
              <w:left w:val="single" w:sz="4" w:space="0" w:color="auto"/>
              <w:bottom w:val="single" w:sz="4" w:space="0" w:color="auto"/>
              <w:right w:val="single" w:sz="4" w:space="0" w:color="auto"/>
            </w:tcBorders>
            <w:vAlign w:val="center"/>
          </w:tcPr>
          <w:p w14:paraId="1435AFF4" w14:textId="77777777" w:rsidR="004631C6" w:rsidRPr="00FC6846" w:rsidRDefault="004631C6" w:rsidP="004631C6">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4631C6" w:rsidRPr="00FC6846" w14:paraId="15F9A477" w14:textId="77777777" w:rsidTr="00B230A2">
        <w:trPr>
          <w:trHeight w:val="847"/>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5CFE105B" w14:textId="0717FD1C" w:rsidR="004631C6"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3.2.2</w:t>
            </w:r>
          </w:p>
        </w:tc>
        <w:tc>
          <w:tcPr>
            <w:tcW w:w="3197" w:type="dxa"/>
            <w:tcBorders>
              <w:top w:val="single" w:sz="4" w:space="0" w:color="auto"/>
              <w:left w:val="nil"/>
              <w:bottom w:val="single" w:sz="4" w:space="0" w:color="auto"/>
              <w:right w:val="single" w:sz="4" w:space="0" w:color="auto"/>
            </w:tcBorders>
            <w:shd w:val="clear" w:color="auto" w:fill="auto"/>
            <w:vAlign w:val="center"/>
            <w:hideMark/>
          </w:tcPr>
          <w:p w14:paraId="19C64B7A" w14:textId="4F956411" w:rsidR="004631C6" w:rsidRPr="00C74B7F" w:rsidRDefault="00B732CF" w:rsidP="00C74B7F">
            <w:pPr>
              <w:rPr>
                <w:rFonts w:asciiTheme="majorHAnsi" w:hAnsiTheme="majorHAnsi" w:cstheme="majorHAnsi"/>
              </w:rPr>
            </w:pPr>
            <w:r w:rsidRPr="00C74B7F">
              <w:rPr>
                <w:rFonts w:asciiTheme="majorHAnsi" w:hAnsiTheme="majorHAnsi" w:cstheme="majorHAnsi"/>
              </w:rPr>
              <w:t>C</w:t>
            </w:r>
            <w:r w:rsidRPr="00A22B7B">
              <w:rPr>
                <w:rFonts w:asciiTheme="majorHAnsi" w:hAnsiTheme="majorHAnsi" w:cstheme="majorHAnsi"/>
              </w:rPr>
              <w:t>ollaborate with the Deal Team to define and implement data quality enhancement rules</w:t>
            </w:r>
            <w:r w:rsidR="0034724C" w:rsidRPr="00C74B7F">
              <w:rPr>
                <w:rFonts w:asciiTheme="majorHAnsi" w:hAnsiTheme="majorHAnsi" w:cstheme="majorHAnsi"/>
              </w:rPr>
              <w:t>.</w:t>
            </w:r>
          </w:p>
        </w:tc>
        <w:tc>
          <w:tcPr>
            <w:tcW w:w="3203" w:type="dxa"/>
            <w:tcBorders>
              <w:top w:val="single" w:sz="4" w:space="0" w:color="auto"/>
              <w:left w:val="nil"/>
              <w:bottom w:val="single" w:sz="4" w:space="0" w:color="auto"/>
              <w:right w:val="single" w:sz="4" w:space="0" w:color="auto"/>
            </w:tcBorders>
            <w:shd w:val="clear" w:color="auto" w:fill="auto"/>
            <w:vAlign w:val="center"/>
            <w:hideMark/>
          </w:tcPr>
          <w:p w14:paraId="674A47AF" w14:textId="109050F6" w:rsidR="004631C6" w:rsidRPr="00C74B7F" w:rsidRDefault="00BE34FB" w:rsidP="00C74B7F">
            <w:pPr>
              <w:rPr>
                <w:rFonts w:asciiTheme="majorHAnsi" w:hAnsiTheme="majorHAnsi" w:cstheme="majorHAnsi"/>
              </w:rPr>
            </w:pPr>
            <w:r w:rsidRPr="00C74B7F">
              <w:rPr>
                <w:rFonts w:asciiTheme="majorHAnsi" w:hAnsiTheme="majorHAnsi" w:cstheme="majorHAnsi"/>
              </w:rPr>
              <w:t>List of agreed-upon business rules for handling inconsistencies, duplicates, missing data, etc.</w:t>
            </w:r>
          </w:p>
        </w:tc>
        <w:tc>
          <w:tcPr>
            <w:tcW w:w="1550" w:type="dxa"/>
            <w:vMerge/>
            <w:tcBorders>
              <w:bottom w:val="single" w:sz="4" w:space="0" w:color="auto"/>
              <w:right w:val="single" w:sz="4" w:space="0" w:color="auto"/>
            </w:tcBorders>
            <w:vAlign w:val="center"/>
            <w:hideMark/>
          </w:tcPr>
          <w:p w14:paraId="27ACDF8A" w14:textId="77777777" w:rsidR="004631C6" w:rsidRPr="00FC6846" w:rsidRDefault="004631C6">
            <w:pPr>
              <w:spacing w:after="0" w:line="240" w:lineRule="auto"/>
              <w:rPr>
                <w:rFonts w:asciiTheme="majorHAnsi" w:eastAsia="Times New Roman" w:hAnsiTheme="majorHAnsi" w:cstheme="majorHAnsi"/>
                <w:color w:val="000000"/>
                <w:kern w:val="0"/>
                <w14:ligatures w14:val="none"/>
              </w:rPr>
            </w:pPr>
          </w:p>
        </w:tc>
        <w:tc>
          <w:tcPr>
            <w:tcW w:w="2016" w:type="dxa"/>
            <w:vMerge/>
            <w:tcBorders>
              <w:left w:val="single" w:sz="4" w:space="0" w:color="auto"/>
              <w:bottom w:val="single" w:sz="4" w:space="0" w:color="auto"/>
              <w:right w:val="single" w:sz="4" w:space="0" w:color="auto"/>
            </w:tcBorders>
          </w:tcPr>
          <w:p w14:paraId="2E08783E" w14:textId="77777777" w:rsidR="004631C6" w:rsidRPr="00FC6846" w:rsidRDefault="004631C6">
            <w:pPr>
              <w:spacing w:after="0" w:line="240" w:lineRule="auto"/>
              <w:rPr>
                <w:rFonts w:asciiTheme="majorHAnsi" w:eastAsia="Times New Roman" w:hAnsiTheme="majorHAnsi" w:cstheme="majorHAnsi"/>
                <w:color w:val="000000"/>
                <w:kern w:val="0"/>
                <w14:ligatures w14:val="none"/>
              </w:rPr>
            </w:pPr>
          </w:p>
        </w:tc>
      </w:tr>
      <w:tr w:rsidR="004631C6" w:rsidRPr="00FC6846" w14:paraId="53B78C0E" w14:textId="77777777" w:rsidTr="00B230A2">
        <w:trPr>
          <w:trHeight w:val="69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252716B7" w14:textId="28E55291" w:rsidR="004631C6" w:rsidRPr="00613169" w:rsidRDefault="005A3EB8">
            <w:pPr>
              <w:spacing w:after="0" w:line="240" w:lineRule="auto"/>
              <w:jc w:val="center"/>
              <w:rPr>
                <w:rFonts w:asciiTheme="majorHAnsi" w:eastAsia="Times New Roman" w:hAnsiTheme="majorHAnsi" w:cstheme="majorHAnsi"/>
                <w:color w:val="000000"/>
                <w:kern w:val="0"/>
                <w:highlight w:val="yellow"/>
                <w14:ligatures w14:val="none"/>
              </w:rPr>
            </w:pPr>
            <w:r w:rsidRPr="005A3EB8">
              <w:rPr>
                <w:rFonts w:asciiTheme="majorHAnsi" w:eastAsia="Times New Roman" w:hAnsiTheme="majorHAnsi" w:cstheme="majorHAnsi"/>
                <w:color w:val="000000"/>
                <w:kern w:val="0"/>
                <w14:ligatures w14:val="none"/>
              </w:rPr>
              <w:t>3.2.3</w:t>
            </w:r>
          </w:p>
        </w:tc>
        <w:tc>
          <w:tcPr>
            <w:tcW w:w="3197" w:type="dxa"/>
            <w:tcBorders>
              <w:top w:val="nil"/>
              <w:left w:val="nil"/>
              <w:bottom w:val="single" w:sz="4" w:space="0" w:color="auto"/>
              <w:right w:val="single" w:sz="4" w:space="0" w:color="auto"/>
            </w:tcBorders>
            <w:shd w:val="clear" w:color="auto" w:fill="auto"/>
            <w:vAlign w:val="center"/>
            <w:hideMark/>
          </w:tcPr>
          <w:p w14:paraId="679F27C5" w14:textId="3BA7217C" w:rsidR="004631C6" w:rsidRPr="00ED2886" w:rsidRDefault="00BE34FB" w:rsidP="00ED2886">
            <w:pPr>
              <w:rPr>
                <w:rFonts w:asciiTheme="majorHAnsi" w:hAnsiTheme="majorHAnsi" w:cstheme="majorHAnsi"/>
              </w:rPr>
            </w:pPr>
            <w:r w:rsidRPr="00ED2886">
              <w:rPr>
                <w:rFonts w:asciiTheme="majorHAnsi" w:hAnsiTheme="majorHAnsi" w:cstheme="majorHAnsi"/>
              </w:rPr>
              <w:t>Data cleansing</w:t>
            </w:r>
          </w:p>
        </w:tc>
        <w:tc>
          <w:tcPr>
            <w:tcW w:w="3203" w:type="dxa"/>
            <w:tcBorders>
              <w:top w:val="nil"/>
              <w:left w:val="nil"/>
              <w:bottom w:val="single" w:sz="4" w:space="0" w:color="auto"/>
              <w:right w:val="single" w:sz="4" w:space="0" w:color="auto"/>
            </w:tcBorders>
            <w:shd w:val="clear" w:color="auto" w:fill="auto"/>
            <w:vAlign w:val="center"/>
            <w:hideMark/>
          </w:tcPr>
          <w:p w14:paraId="5FC5A0BC" w14:textId="500D2C2E" w:rsidR="004631C6" w:rsidRPr="00ED2886" w:rsidRDefault="00B230A2" w:rsidP="00ED2886">
            <w:pPr>
              <w:rPr>
                <w:rFonts w:asciiTheme="majorHAnsi" w:hAnsiTheme="majorHAnsi" w:cstheme="majorHAnsi"/>
              </w:rPr>
            </w:pPr>
            <w:r w:rsidRPr="008A6151">
              <w:rPr>
                <w:rFonts w:asciiTheme="majorHAnsi" w:hAnsiTheme="majorHAnsi" w:cstheme="majorHAnsi"/>
              </w:rPr>
              <w:t>"Deal Cloud Data Directory"</w:t>
            </w:r>
          </w:p>
        </w:tc>
        <w:tc>
          <w:tcPr>
            <w:tcW w:w="1550" w:type="dxa"/>
            <w:vMerge/>
            <w:tcBorders>
              <w:bottom w:val="single" w:sz="4" w:space="0" w:color="auto"/>
              <w:right w:val="single" w:sz="4" w:space="0" w:color="auto"/>
            </w:tcBorders>
            <w:vAlign w:val="center"/>
            <w:hideMark/>
          </w:tcPr>
          <w:p w14:paraId="3BB422EA" w14:textId="77777777" w:rsidR="004631C6" w:rsidRPr="00FC6846" w:rsidRDefault="004631C6">
            <w:pPr>
              <w:spacing w:after="0" w:line="240" w:lineRule="auto"/>
              <w:rPr>
                <w:rFonts w:asciiTheme="majorHAnsi" w:eastAsia="Times New Roman" w:hAnsiTheme="majorHAnsi" w:cstheme="majorHAnsi"/>
                <w:color w:val="000000"/>
                <w:kern w:val="0"/>
                <w14:ligatures w14:val="none"/>
              </w:rPr>
            </w:pPr>
          </w:p>
        </w:tc>
        <w:tc>
          <w:tcPr>
            <w:tcW w:w="2016" w:type="dxa"/>
            <w:vMerge/>
            <w:tcBorders>
              <w:left w:val="single" w:sz="4" w:space="0" w:color="auto"/>
              <w:bottom w:val="single" w:sz="4" w:space="0" w:color="auto"/>
              <w:right w:val="single" w:sz="4" w:space="0" w:color="auto"/>
            </w:tcBorders>
          </w:tcPr>
          <w:p w14:paraId="08AC43F4" w14:textId="77777777" w:rsidR="004631C6" w:rsidRPr="00FC6846" w:rsidRDefault="004631C6">
            <w:pPr>
              <w:spacing w:after="0" w:line="240" w:lineRule="auto"/>
              <w:rPr>
                <w:rFonts w:asciiTheme="majorHAnsi" w:eastAsia="Times New Roman" w:hAnsiTheme="majorHAnsi" w:cstheme="majorHAnsi"/>
                <w:color w:val="000000"/>
                <w:kern w:val="0"/>
                <w14:ligatures w14:val="none"/>
              </w:rPr>
            </w:pPr>
          </w:p>
        </w:tc>
      </w:tr>
    </w:tbl>
    <w:p w14:paraId="0400C04D" w14:textId="77777777" w:rsidR="00FF2D0F" w:rsidRPr="00FF2D0F" w:rsidRDefault="00FF2D0F" w:rsidP="00FF2D0F"/>
    <w:p w14:paraId="30C4FFEA" w14:textId="0805E996" w:rsidR="007B6A95" w:rsidRPr="00DF6CE9" w:rsidRDefault="0049271B" w:rsidP="00DF6CE9">
      <w:pPr>
        <w:pStyle w:val="Heading3"/>
        <w:ind w:firstLine="360"/>
        <w:rPr>
          <w:rStyle w:val="normaltextrun"/>
          <w:rFonts w:asciiTheme="majorHAnsi" w:hAnsiTheme="majorHAnsi" w:cstheme="majorHAnsi"/>
          <w:b w:val="0"/>
          <w:color w:val="2F5496" w:themeColor="accent1" w:themeShade="BF"/>
          <w:sz w:val="24"/>
          <w:szCs w:val="24"/>
        </w:rPr>
      </w:pPr>
      <w:bookmarkStart w:id="42" w:name="_Toc190285273"/>
      <w:bookmarkStart w:id="43" w:name="_Toc190290244"/>
      <w:r>
        <w:rPr>
          <w:rStyle w:val="normaltextrun"/>
          <w:rFonts w:asciiTheme="majorHAnsi" w:hAnsiTheme="majorHAnsi" w:cstheme="majorHAnsi"/>
          <w:b w:val="0"/>
          <w:bCs w:val="0"/>
          <w:color w:val="2F5496" w:themeColor="accent1" w:themeShade="BF"/>
          <w:sz w:val="22"/>
          <w:szCs w:val="22"/>
        </w:rPr>
        <w:t>3.</w:t>
      </w:r>
      <w:r w:rsidR="00E340DE" w:rsidRPr="00DF6CE9">
        <w:rPr>
          <w:rStyle w:val="normaltextrun"/>
          <w:rFonts w:asciiTheme="majorHAnsi" w:hAnsiTheme="majorHAnsi" w:cstheme="majorHAnsi"/>
          <w:b w:val="0"/>
          <w:color w:val="2F5496" w:themeColor="accent1" w:themeShade="BF"/>
          <w:sz w:val="24"/>
          <w:szCs w:val="24"/>
        </w:rPr>
        <w:t xml:space="preserve">3 </w:t>
      </w:r>
      <w:r w:rsidR="007B6A95" w:rsidRPr="00DF6CE9">
        <w:rPr>
          <w:rStyle w:val="normaltextrun"/>
          <w:rFonts w:asciiTheme="majorHAnsi" w:hAnsiTheme="majorHAnsi" w:cstheme="majorHAnsi"/>
          <w:b w:val="0"/>
          <w:color w:val="2F5496" w:themeColor="accent1" w:themeShade="BF"/>
          <w:sz w:val="24"/>
          <w:szCs w:val="24"/>
        </w:rPr>
        <w:t xml:space="preserve">Data Quality </w:t>
      </w:r>
      <w:r w:rsidR="00DF6CE9" w:rsidRPr="00DF6CE9">
        <w:rPr>
          <w:rStyle w:val="normaltextrun"/>
          <w:rFonts w:asciiTheme="majorHAnsi" w:hAnsiTheme="majorHAnsi" w:cstheme="majorHAnsi"/>
          <w:b w:val="0"/>
          <w:bCs w:val="0"/>
          <w:color w:val="2F5496" w:themeColor="accent1" w:themeShade="BF"/>
          <w:sz w:val="24"/>
          <w:szCs w:val="24"/>
        </w:rPr>
        <w:t>M</w:t>
      </w:r>
      <w:r w:rsidR="007B6A95" w:rsidRPr="00DF6CE9">
        <w:rPr>
          <w:rStyle w:val="normaltextrun"/>
          <w:rFonts w:asciiTheme="majorHAnsi" w:hAnsiTheme="majorHAnsi" w:cstheme="majorHAnsi"/>
          <w:b w:val="0"/>
          <w:bCs w:val="0"/>
          <w:color w:val="2F5496" w:themeColor="accent1" w:themeShade="BF"/>
          <w:sz w:val="24"/>
          <w:szCs w:val="24"/>
        </w:rPr>
        <w:t>onitoring</w:t>
      </w:r>
      <w:r w:rsidR="007B6A95" w:rsidRPr="00DF6CE9">
        <w:rPr>
          <w:rStyle w:val="normaltextrun"/>
          <w:rFonts w:asciiTheme="majorHAnsi" w:hAnsiTheme="majorHAnsi" w:cstheme="majorHAnsi"/>
          <w:b w:val="0"/>
          <w:color w:val="2F5496" w:themeColor="accent1" w:themeShade="BF"/>
          <w:sz w:val="24"/>
          <w:szCs w:val="24"/>
        </w:rPr>
        <w:t xml:space="preserve"> &amp; Reporting Dashboard</w:t>
      </w:r>
      <w:bookmarkEnd w:id="42"/>
      <w:bookmarkEnd w:id="43"/>
    </w:p>
    <w:p w14:paraId="109A89BB" w14:textId="77777777" w:rsidR="007B6A95" w:rsidRPr="00FC6846" w:rsidRDefault="007B6A95" w:rsidP="007B6A95">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Markman Group will develop a comprehensive solution to monitor and improve the quality of data within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This phase aims to provide clear visibility into data hygiene, enabling proactive management and timely resolution of data issues.</w:t>
      </w:r>
    </w:p>
    <w:p w14:paraId="13A2769F" w14:textId="77777777" w:rsidR="007B6A95" w:rsidRPr="00FC6846" w:rsidRDefault="007B6A95" w:rsidP="007B6A95">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ensure quick delivery and immediate value, </w:t>
      </w:r>
      <w:r w:rsidRPr="00870318">
        <w:rPr>
          <w:rFonts w:asciiTheme="majorHAnsi" w:hAnsiTheme="majorHAnsi" w:cstheme="majorHAnsi"/>
          <w:sz w:val="22"/>
          <w:szCs w:val="22"/>
        </w:rPr>
        <w:t xml:space="preserve">the dashboard development will not be dependent on the Azure SQL Database setup. We will initially build the solution using direct data exports from </w:t>
      </w:r>
      <w:proofErr w:type="spellStart"/>
      <w:r w:rsidRPr="00870318">
        <w:rPr>
          <w:rFonts w:asciiTheme="majorHAnsi" w:hAnsiTheme="majorHAnsi" w:cstheme="majorHAnsi"/>
          <w:sz w:val="22"/>
          <w:szCs w:val="22"/>
        </w:rPr>
        <w:t>DealCloud</w:t>
      </w:r>
      <w:proofErr w:type="spellEnd"/>
      <w:r w:rsidRPr="00870318">
        <w:rPr>
          <w:rFonts w:asciiTheme="majorHAnsi" w:hAnsiTheme="majorHAnsi" w:cstheme="majorHAnsi"/>
          <w:sz w:val="22"/>
          <w:szCs w:val="22"/>
        </w:rPr>
        <w:t>, following an agile approach to deliver early results. Once the Azure environment is fully established</w:t>
      </w:r>
      <w:r w:rsidRPr="00FC6846">
        <w:rPr>
          <w:rFonts w:asciiTheme="majorHAnsi" w:hAnsiTheme="majorHAnsi" w:cstheme="majorHAnsi"/>
          <w:sz w:val="22"/>
          <w:szCs w:val="22"/>
        </w:rPr>
        <w:t>, the data connection will seamlessly switch to the SQL Database, ensuring smooth continuity without disrupting user experience.</w:t>
      </w:r>
    </w:p>
    <w:p w14:paraId="5AAD6144" w14:textId="77777777" w:rsidR="007B6A95" w:rsidRPr="00FC6846" w:rsidRDefault="007B6A95" w:rsidP="007B6A95">
      <w:pPr>
        <w:pStyle w:val="NormalWeb"/>
        <w:jc w:val="both"/>
        <w:rPr>
          <w:rFonts w:asciiTheme="majorHAnsi" w:hAnsiTheme="majorHAnsi" w:cstheme="majorHAnsi"/>
          <w:sz w:val="22"/>
          <w:szCs w:val="22"/>
        </w:rPr>
      </w:pPr>
      <w:r w:rsidRPr="00FC6846">
        <w:rPr>
          <w:rFonts w:asciiTheme="majorHAnsi" w:hAnsiTheme="majorHAnsi" w:cstheme="majorHAnsi"/>
          <w:sz w:val="22"/>
          <w:szCs w:val="22"/>
        </w:rPr>
        <w:t>We will design and implement a Power BI dashboard that visualizes key data quality metrics, such as missing fields, outdated records, and inconsistencies. By defining critical KPIs and incorporating drill-down features, the dashboard will allow users to identify data gaps and track progress over time.</w:t>
      </w:r>
    </w:p>
    <w:p w14:paraId="48794DB0" w14:textId="77777777" w:rsidR="007B6A95" w:rsidRPr="00FC6846" w:rsidRDefault="007B6A95" w:rsidP="007B6A95">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dashboard will support data governance efforts and serve as a valuable tool for business users, providing actionable insights to maintain data accuracy and consistency across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while enabling early benefits before the full data architecture is in place.</w:t>
      </w:r>
    </w:p>
    <w:p w14:paraId="70A62690" w14:textId="77777777" w:rsidR="007B6A95" w:rsidRDefault="007B6A95" w:rsidP="007B6A95">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p w14:paraId="72B152A0" w14:textId="24219144" w:rsidR="00185E67" w:rsidRPr="00FC6846" w:rsidRDefault="00185E67" w:rsidP="00185E67">
      <w:pPr>
        <w:rPr>
          <w:rStyle w:val="normaltextrun"/>
          <w:rFonts w:asciiTheme="majorHAnsi" w:hAnsiTheme="majorHAnsi" w:cstheme="majorHAnsi"/>
        </w:rPr>
      </w:pPr>
      <w:r>
        <w:rPr>
          <w:rFonts w:asciiTheme="majorHAnsi" w:hAnsiTheme="majorHAnsi" w:cstheme="majorHAnsi"/>
        </w:rPr>
        <w:t xml:space="preserve">As mentioned in the previous section </w:t>
      </w:r>
      <w:r w:rsidRPr="008A6151">
        <w:rPr>
          <w:rFonts w:asciiTheme="majorHAnsi" w:hAnsiTheme="majorHAnsi" w:cstheme="majorHAnsi"/>
        </w:rPr>
        <w:t>"Deal Cloud Data Directory"</w:t>
      </w:r>
      <w:r>
        <w:rPr>
          <w:rFonts w:asciiTheme="majorHAnsi" w:hAnsiTheme="majorHAnsi" w:cstheme="majorHAnsi"/>
        </w:rPr>
        <w:t xml:space="preserve"> will be enhanced as part of this phase.</w:t>
      </w:r>
    </w:p>
    <w:tbl>
      <w:tblPr>
        <w:tblW w:w="10927" w:type="dxa"/>
        <w:tblLook w:val="04A0" w:firstRow="1" w:lastRow="0" w:firstColumn="1" w:lastColumn="0" w:noHBand="0" w:noVBand="1"/>
      </w:tblPr>
      <w:tblGrid>
        <w:gridCol w:w="961"/>
        <w:gridCol w:w="3197"/>
        <w:gridCol w:w="3203"/>
        <w:gridCol w:w="1550"/>
        <w:gridCol w:w="2016"/>
      </w:tblGrid>
      <w:tr w:rsidR="007B6A95" w:rsidRPr="00FC6846" w14:paraId="53200BBE" w14:textId="77777777">
        <w:trPr>
          <w:trHeight w:val="300"/>
        </w:trPr>
        <w:tc>
          <w:tcPr>
            <w:tcW w:w="961"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3122430C" w14:textId="77777777" w:rsidR="007B6A95" w:rsidRPr="00FC6846" w:rsidRDefault="007B6A95">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lastRenderedPageBreak/>
              <w:t>Nr.</w:t>
            </w:r>
          </w:p>
        </w:tc>
        <w:tc>
          <w:tcPr>
            <w:tcW w:w="3197" w:type="dxa"/>
            <w:tcBorders>
              <w:top w:val="single" w:sz="4" w:space="0" w:color="auto"/>
              <w:left w:val="nil"/>
              <w:bottom w:val="single" w:sz="4" w:space="0" w:color="auto"/>
              <w:right w:val="single" w:sz="4" w:space="0" w:color="auto"/>
            </w:tcBorders>
            <w:shd w:val="clear" w:color="auto" w:fill="208E9B"/>
            <w:vAlign w:val="center"/>
            <w:hideMark/>
          </w:tcPr>
          <w:p w14:paraId="0A72EA05" w14:textId="77777777" w:rsidR="007B6A95" w:rsidRPr="00FC6846" w:rsidRDefault="007B6A95">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203" w:type="dxa"/>
            <w:tcBorders>
              <w:top w:val="single" w:sz="4" w:space="0" w:color="auto"/>
              <w:left w:val="nil"/>
              <w:bottom w:val="single" w:sz="4" w:space="0" w:color="auto"/>
              <w:right w:val="single" w:sz="4" w:space="0" w:color="auto"/>
            </w:tcBorders>
            <w:shd w:val="clear" w:color="auto" w:fill="208E9B"/>
            <w:vAlign w:val="center"/>
            <w:hideMark/>
          </w:tcPr>
          <w:p w14:paraId="7588804E" w14:textId="77777777" w:rsidR="007B6A95" w:rsidRPr="00FC6846" w:rsidRDefault="007B6A95">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550" w:type="dxa"/>
            <w:tcBorders>
              <w:top w:val="single" w:sz="4" w:space="0" w:color="auto"/>
              <w:left w:val="nil"/>
              <w:bottom w:val="single" w:sz="4" w:space="0" w:color="auto"/>
              <w:right w:val="single" w:sz="4" w:space="0" w:color="auto"/>
            </w:tcBorders>
            <w:shd w:val="clear" w:color="auto" w:fill="208E9B"/>
            <w:noWrap/>
            <w:vAlign w:val="bottom"/>
            <w:hideMark/>
          </w:tcPr>
          <w:p w14:paraId="10AF1CE9" w14:textId="77777777" w:rsidR="007B6A95" w:rsidRPr="00FC6846" w:rsidRDefault="007B6A95">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2016" w:type="dxa"/>
            <w:tcBorders>
              <w:top w:val="single" w:sz="4" w:space="0" w:color="auto"/>
              <w:left w:val="nil"/>
              <w:bottom w:val="single" w:sz="4" w:space="0" w:color="auto"/>
              <w:right w:val="single" w:sz="4" w:space="0" w:color="auto"/>
            </w:tcBorders>
            <w:shd w:val="clear" w:color="auto" w:fill="208E9B"/>
          </w:tcPr>
          <w:p w14:paraId="28F4D1C4" w14:textId="77777777" w:rsidR="007B6A95" w:rsidRPr="00FC6846" w:rsidRDefault="007B6A95">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7B6A95" w:rsidRPr="00FC6846" w14:paraId="2F23391B" w14:textId="77777777" w:rsidTr="00E26AA2">
        <w:trPr>
          <w:trHeight w:val="780"/>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0F6F5311" w14:textId="35BEE831" w:rsidR="007B6A95"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3.3.1</w:t>
            </w:r>
          </w:p>
        </w:tc>
        <w:tc>
          <w:tcPr>
            <w:tcW w:w="3197" w:type="dxa"/>
            <w:tcBorders>
              <w:top w:val="nil"/>
              <w:left w:val="nil"/>
              <w:bottom w:val="single" w:sz="4" w:space="0" w:color="auto"/>
              <w:right w:val="single" w:sz="4" w:space="0" w:color="auto"/>
            </w:tcBorders>
            <w:shd w:val="clear" w:color="auto" w:fill="auto"/>
            <w:vAlign w:val="center"/>
            <w:hideMark/>
          </w:tcPr>
          <w:p w14:paraId="3CD25AE3" w14:textId="77777777" w:rsidR="007B6A95" w:rsidRPr="00D10177" w:rsidRDefault="007B6A95" w:rsidP="00D10177">
            <w:pPr>
              <w:rPr>
                <w:rFonts w:asciiTheme="majorHAnsi" w:hAnsiTheme="majorHAnsi" w:cstheme="majorHAnsi"/>
              </w:rPr>
            </w:pPr>
            <w:r w:rsidRPr="00D10177">
              <w:rPr>
                <w:rFonts w:asciiTheme="majorHAnsi" w:hAnsiTheme="majorHAnsi" w:cstheme="majorHAnsi"/>
              </w:rPr>
              <w:t>Design Power BI dashboard to visualize data quality metrics</w:t>
            </w:r>
          </w:p>
        </w:tc>
        <w:tc>
          <w:tcPr>
            <w:tcW w:w="3203" w:type="dxa"/>
            <w:tcBorders>
              <w:top w:val="nil"/>
              <w:left w:val="nil"/>
              <w:bottom w:val="single" w:sz="4" w:space="0" w:color="auto"/>
              <w:right w:val="single" w:sz="4" w:space="0" w:color="auto"/>
            </w:tcBorders>
            <w:shd w:val="clear" w:color="auto" w:fill="auto"/>
            <w:vAlign w:val="center"/>
            <w:hideMark/>
          </w:tcPr>
          <w:p w14:paraId="6CF59AA4" w14:textId="77777777" w:rsidR="007B6A95" w:rsidRPr="00D10177" w:rsidRDefault="007B6A95" w:rsidP="00D10177">
            <w:pPr>
              <w:rPr>
                <w:rFonts w:asciiTheme="majorHAnsi" w:hAnsiTheme="majorHAnsi" w:cstheme="majorHAnsi"/>
              </w:rPr>
            </w:pPr>
            <w:r w:rsidRPr="00D10177">
              <w:rPr>
                <w:rFonts w:asciiTheme="majorHAnsi" w:hAnsiTheme="majorHAnsi" w:cstheme="majorHAnsi"/>
              </w:rPr>
              <w:t>Dashboard Wireframes and Design Specifications</w:t>
            </w:r>
          </w:p>
        </w:tc>
        <w:tc>
          <w:tcPr>
            <w:tcW w:w="15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3A802A" w14:textId="77777777" w:rsidR="007B6A95" w:rsidRPr="00FC6846" w:rsidRDefault="007B6A95">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2016" w:type="dxa"/>
            <w:vMerge w:val="restart"/>
            <w:tcBorders>
              <w:top w:val="single" w:sz="4" w:space="0" w:color="auto"/>
              <w:left w:val="single" w:sz="4" w:space="0" w:color="auto"/>
              <w:bottom w:val="single" w:sz="4" w:space="0" w:color="auto"/>
              <w:right w:val="single" w:sz="4" w:space="0" w:color="auto"/>
            </w:tcBorders>
            <w:vAlign w:val="center"/>
          </w:tcPr>
          <w:p w14:paraId="50538507" w14:textId="77777777" w:rsidR="007B6A95" w:rsidRPr="00FC6846" w:rsidRDefault="007B6A95">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7B6A95" w:rsidRPr="00FC6846" w14:paraId="3E50BE42" w14:textId="77777777" w:rsidTr="00E26AA2">
        <w:trPr>
          <w:trHeight w:val="847"/>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7552994C" w14:textId="42D91643" w:rsidR="007B6A95"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3.3.2</w:t>
            </w:r>
          </w:p>
        </w:tc>
        <w:tc>
          <w:tcPr>
            <w:tcW w:w="3197" w:type="dxa"/>
            <w:tcBorders>
              <w:top w:val="nil"/>
              <w:left w:val="nil"/>
              <w:bottom w:val="single" w:sz="4" w:space="0" w:color="auto"/>
              <w:right w:val="single" w:sz="4" w:space="0" w:color="auto"/>
            </w:tcBorders>
            <w:shd w:val="clear" w:color="auto" w:fill="auto"/>
            <w:vAlign w:val="center"/>
            <w:hideMark/>
          </w:tcPr>
          <w:p w14:paraId="7CCFE64D" w14:textId="77777777" w:rsidR="007B6A95" w:rsidRPr="00D10177" w:rsidRDefault="007B6A95" w:rsidP="00D10177">
            <w:pPr>
              <w:rPr>
                <w:rFonts w:asciiTheme="majorHAnsi" w:hAnsiTheme="majorHAnsi" w:cstheme="majorHAnsi"/>
              </w:rPr>
            </w:pPr>
            <w:r w:rsidRPr="00D10177">
              <w:rPr>
                <w:rFonts w:asciiTheme="majorHAnsi" w:hAnsiTheme="majorHAnsi" w:cstheme="majorHAnsi"/>
              </w:rPr>
              <w:t>Connect Power BI to Azure SQL Database for real-time monitoring</w:t>
            </w:r>
          </w:p>
        </w:tc>
        <w:tc>
          <w:tcPr>
            <w:tcW w:w="3203" w:type="dxa"/>
            <w:tcBorders>
              <w:top w:val="nil"/>
              <w:left w:val="nil"/>
              <w:bottom w:val="single" w:sz="4" w:space="0" w:color="auto"/>
              <w:right w:val="single" w:sz="4" w:space="0" w:color="auto"/>
            </w:tcBorders>
            <w:shd w:val="clear" w:color="auto" w:fill="auto"/>
            <w:vAlign w:val="center"/>
            <w:hideMark/>
          </w:tcPr>
          <w:p w14:paraId="4EC3152D" w14:textId="77777777" w:rsidR="007B6A95" w:rsidRPr="00D10177" w:rsidRDefault="007B6A95" w:rsidP="00D10177">
            <w:pPr>
              <w:rPr>
                <w:rFonts w:asciiTheme="majorHAnsi" w:hAnsiTheme="majorHAnsi" w:cstheme="majorHAnsi"/>
              </w:rPr>
            </w:pPr>
            <w:r w:rsidRPr="00D10177">
              <w:rPr>
                <w:rFonts w:asciiTheme="majorHAnsi" w:hAnsiTheme="majorHAnsi" w:cstheme="majorHAnsi"/>
              </w:rPr>
              <w:t>Established Data Connection for Live Data Feeds</w:t>
            </w:r>
          </w:p>
        </w:tc>
        <w:tc>
          <w:tcPr>
            <w:tcW w:w="1550" w:type="dxa"/>
            <w:vMerge/>
            <w:tcBorders>
              <w:top w:val="single" w:sz="4" w:space="0" w:color="auto"/>
              <w:bottom w:val="single" w:sz="4" w:space="0" w:color="auto"/>
              <w:right w:val="single" w:sz="4" w:space="0" w:color="auto"/>
            </w:tcBorders>
            <w:vAlign w:val="center"/>
            <w:hideMark/>
          </w:tcPr>
          <w:p w14:paraId="2D104D45" w14:textId="77777777" w:rsidR="007B6A95" w:rsidRPr="00FC6846" w:rsidRDefault="007B6A95">
            <w:pPr>
              <w:spacing w:after="0" w:line="240" w:lineRule="auto"/>
              <w:rPr>
                <w:rFonts w:asciiTheme="majorHAnsi" w:eastAsia="Times New Roman" w:hAnsiTheme="majorHAnsi" w:cstheme="majorHAnsi"/>
                <w:color w:val="000000"/>
                <w:kern w:val="0"/>
                <w14:ligatures w14:val="none"/>
              </w:rPr>
            </w:pPr>
          </w:p>
        </w:tc>
        <w:tc>
          <w:tcPr>
            <w:tcW w:w="2016" w:type="dxa"/>
            <w:vMerge/>
            <w:tcBorders>
              <w:top w:val="single" w:sz="4" w:space="0" w:color="auto"/>
              <w:left w:val="single" w:sz="4" w:space="0" w:color="auto"/>
              <w:bottom w:val="single" w:sz="4" w:space="0" w:color="auto"/>
              <w:right w:val="single" w:sz="4" w:space="0" w:color="auto"/>
            </w:tcBorders>
          </w:tcPr>
          <w:p w14:paraId="65711573" w14:textId="77777777" w:rsidR="007B6A95" w:rsidRPr="00FC6846" w:rsidRDefault="007B6A95">
            <w:pPr>
              <w:spacing w:after="0" w:line="240" w:lineRule="auto"/>
              <w:rPr>
                <w:rFonts w:asciiTheme="majorHAnsi" w:eastAsia="Times New Roman" w:hAnsiTheme="majorHAnsi" w:cstheme="majorHAnsi"/>
                <w:color w:val="000000"/>
                <w:kern w:val="0"/>
                <w14:ligatures w14:val="none"/>
              </w:rPr>
            </w:pPr>
          </w:p>
        </w:tc>
      </w:tr>
      <w:tr w:rsidR="007B6A95" w:rsidRPr="00FC6846" w14:paraId="286FCD6E" w14:textId="77777777" w:rsidTr="00E26AA2">
        <w:trPr>
          <w:trHeight w:val="69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3A9FCFE1" w14:textId="1D37EBC6" w:rsidR="007B6A95"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3.3.3</w:t>
            </w:r>
          </w:p>
        </w:tc>
        <w:tc>
          <w:tcPr>
            <w:tcW w:w="3197" w:type="dxa"/>
            <w:tcBorders>
              <w:top w:val="nil"/>
              <w:left w:val="nil"/>
              <w:bottom w:val="single" w:sz="4" w:space="0" w:color="auto"/>
              <w:right w:val="single" w:sz="4" w:space="0" w:color="auto"/>
            </w:tcBorders>
            <w:shd w:val="clear" w:color="auto" w:fill="auto"/>
            <w:vAlign w:val="center"/>
            <w:hideMark/>
          </w:tcPr>
          <w:p w14:paraId="1FF6C5C7" w14:textId="77777777" w:rsidR="007B6A95" w:rsidRPr="00D10177" w:rsidRDefault="007B6A95" w:rsidP="00D10177">
            <w:pPr>
              <w:rPr>
                <w:rFonts w:asciiTheme="majorHAnsi" w:hAnsiTheme="majorHAnsi" w:cstheme="majorHAnsi"/>
              </w:rPr>
            </w:pPr>
            <w:r w:rsidRPr="00D10177">
              <w:rPr>
                <w:rFonts w:asciiTheme="majorHAnsi" w:hAnsiTheme="majorHAnsi" w:cstheme="majorHAnsi"/>
              </w:rPr>
              <w:t>Define dashboard KPIs (e.g., missing data fields, outdated records)</w:t>
            </w:r>
          </w:p>
        </w:tc>
        <w:tc>
          <w:tcPr>
            <w:tcW w:w="3203" w:type="dxa"/>
            <w:tcBorders>
              <w:top w:val="nil"/>
              <w:left w:val="nil"/>
              <w:bottom w:val="single" w:sz="4" w:space="0" w:color="auto"/>
              <w:right w:val="single" w:sz="4" w:space="0" w:color="auto"/>
            </w:tcBorders>
            <w:shd w:val="clear" w:color="auto" w:fill="auto"/>
            <w:vAlign w:val="center"/>
            <w:hideMark/>
          </w:tcPr>
          <w:p w14:paraId="590E315E" w14:textId="77777777" w:rsidR="007B6A95" w:rsidRPr="00D10177" w:rsidRDefault="007B6A95" w:rsidP="00D10177">
            <w:pPr>
              <w:rPr>
                <w:rFonts w:asciiTheme="majorHAnsi" w:hAnsiTheme="majorHAnsi" w:cstheme="majorHAnsi"/>
              </w:rPr>
            </w:pPr>
            <w:r w:rsidRPr="00D10177">
              <w:rPr>
                <w:rFonts w:asciiTheme="majorHAnsi" w:hAnsiTheme="majorHAnsi" w:cstheme="majorHAnsi"/>
              </w:rPr>
              <w:t>Documented List of Data Quality KPIs</w:t>
            </w:r>
          </w:p>
        </w:tc>
        <w:tc>
          <w:tcPr>
            <w:tcW w:w="1550" w:type="dxa"/>
            <w:vMerge/>
            <w:tcBorders>
              <w:top w:val="single" w:sz="4" w:space="0" w:color="auto"/>
              <w:bottom w:val="single" w:sz="4" w:space="0" w:color="auto"/>
              <w:right w:val="single" w:sz="4" w:space="0" w:color="auto"/>
            </w:tcBorders>
            <w:vAlign w:val="center"/>
            <w:hideMark/>
          </w:tcPr>
          <w:p w14:paraId="1088C755" w14:textId="77777777" w:rsidR="007B6A95" w:rsidRPr="00FC6846" w:rsidRDefault="007B6A95">
            <w:pPr>
              <w:spacing w:after="0" w:line="240" w:lineRule="auto"/>
              <w:rPr>
                <w:rFonts w:asciiTheme="majorHAnsi" w:eastAsia="Times New Roman" w:hAnsiTheme="majorHAnsi" w:cstheme="majorHAnsi"/>
                <w:color w:val="000000"/>
                <w:kern w:val="0"/>
                <w14:ligatures w14:val="none"/>
              </w:rPr>
            </w:pPr>
          </w:p>
        </w:tc>
        <w:tc>
          <w:tcPr>
            <w:tcW w:w="2016" w:type="dxa"/>
            <w:vMerge/>
            <w:tcBorders>
              <w:top w:val="single" w:sz="4" w:space="0" w:color="auto"/>
              <w:left w:val="single" w:sz="4" w:space="0" w:color="auto"/>
              <w:bottom w:val="single" w:sz="4" w:space="0" w:color="auto"/>
              <w:right w:val="single" w:sz="4" w:space="0" w:color="auto"/>
            </w:tcBorders>
          </w:tcPr>
          <w:p w14:paraId="6A53B5BC" w14:textId="77777777" w:rsidR="007B6A95" w:rsidRPr="00FC6846" w:rsidRDefault="007B6A95">
            <w:pPr>
              <w:spacing w:after="0" w:line="240" w:lineRule="auto"/>
              <w:rPr>
                <w:rFonts w:asciiTheme="majorHAnsi" w:eastAsia="Times New Roman" w:hAnsiTheme="majorHAnsi" w:cstheme="majorHAnsi"/>
                <w:color w:val="000000"/>
                <w:kern w:val="0"/>
                <w14:ligatures w14:val="none"/>
              </w:rPr>
            </w:pPr>
          </w:p>
        </w:tc>
      </w:tr>
      <w:tr w:rsidR="007B6A95" w:rsidRPr="00FC6846" w14:paraId="2C87F7A4" w14:textId="77777777" w:rsidTr="00E26AA2">
        <w:trPr>
          <w:trHeight w:val="70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6428D085" w14:textId="055CBFD5" w:rsidR="007B6A95"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3.3.4</w:t>
            </w:r>
          </w:p>
        </w:tc>
        <w:tc>
          <w:tcPr>
            <w:tcW w:w="3197" w:type="dxa"/>
            <w:tcBorders>
              <w:top w:val="nil"/>
              <w:left w:val="nil"/>
              <w:bottom w:val="single" w:sz="4" w:space="0" w:color="auto"/>
              <w:right w:val="single" w:sz="4" w:space="0" w:color="auto"/>
            </w:tcBorders>
            <w:shd w:val="clear" w:color="auto" w:fill="auto"/>
            <w:vAlign w:val="center"/>
            <w:hideMark/>
          </w:tcPr>
          <w:p w14:paraId="0CD47D2C" w14:textId="77777777" w:rsidR="007B6A95" w:rsidRPr="00D10177" w:rsidRDefault="007B6A95" w:rsidP="00D10177">
            <w:pPr>
              <w:rPr>
                <w:rFonts w:asciiTheme="majorHAnsi" w:hAnsiTheme="majorHAnsi" w:cstheme="majorHAnsi"/>
              </w:rPr>
            </w:pPr>
            <w:r w:rsidRPr="00D10177">
              <w:rPr>
                <w:rFonts w:asciiTheme="majorHAnsi" w:hAnsiTheme="majorHAnsi" w:cstheme="majorHAnsi"/>
              </w:rPr>
              <w:t>Develop Deal Cloud data quality report with drill-down features</w:t>
            </w:r>
          </w:p>
        </w:tc>
        <w:tc>
          <w:tcPr>
            <w:tcW w:w="3203" w:type="dxa"/>
            <w:tcBorders>
              <w:top w:val="nil"/>
              <w:left w:val="nil"/>
              <w:bottom w:val="single" w:sz="4" w:space="0" w:color="auto"/>
              <w:right w:val="single" w:sz="4" w:space="0" w:color="auto"/>
            </w:tcBorders>
            <w:shd w:val="clear" w:color="auto" w:fill="auto"/>
            <w:vAlign w:val="center"/>
            <w:hideMark/>
          </w:tcPr>
          <w:p w14:paraId="4ED2C851" w14:textId="77777777" w:rsidR="007B6A95" w:rsidRPr="00D10177" w:rsidRDefault="007B6A95" w:rsidP="00D10177">
            <w:pPr>
              <w:rPr>
                <w:rFonts w:asciiTheme="majorHAnsi" w:hAnsiTheme="majorHAnsi" w:cstheme="majorHAnsi"/>
              </w:rPr>
            </w:pPr>
            <w:r w:rsidRPr="00D10177">
              <w:rPr>
                <w:rFonts w:asciiTheme="majorHAnsi" w:hAnsiTheme="majorHAnsi" w:cstheme="majorHAnsi"/>
              </w:rPr>
              <w:t>Interactive Power BI Report with Drill-Down Capabilities</w:t>
            </w:r>
          </w:p>
        </w:tc>
        <w:tc>
          <w:tcPr>
            <w:tcW w:w="1550" w:type="dxa"/>
            <w:vMerge/>
            <w:tcBorders>
              <w:top w:val="single" w:sz="4" w:space="0" w:color="auto"/>
              <w:bottom w:val="single" w:sz="4" w:space="0" w:color="auto"/>
              <w:right w:val="single" w:sz="4" w:space="0" w:color="auto"/>
            </w:tcBorders>
            <w:vAlign w:val="center"/>
            <w:hideMark/>
          </w:tcPr>
          <w:p w14:paraId="075BA245" w14:textId="77777777" w:rsidR="007B6A95" w:rsidRPr="00FC6846" w:rsidRDefault="007B6A95">
            <w:pPr>
              <w:spacing w:after="0" w:line="240" w:lineRule="auto"/>
              <w:rPr>
                <w:rFonts w:asciiTheme="majorHAnsi" w:eastAsia="Times New Roman" w:hAnsiTheme="majorHAnsi" w:cstheme="majorHAnsi"/>
                <w:color w:val="000000"/>
                <w:kern w:val="0"/>
                <w14:ligatures w14:val="none"/>
              </w:rPr>
            </w:pPr>
          </w:p>
        </w:tc>
        <w:tc>
          <w:tcPr>
            <w:tcW w:w="2016" w:type="dxa"/>
            <w:vMerge/>
            <w:tcBorders>
              <w:top w:val="single" w:sz="4" w:space="0" w:color="auto"/>
              <w:left w:val="single" w:sz="4" w:space="0" w:color="auto"/>
              <w:bottom w:val="single" w:sz="4" w:space="0" w:color="auto"/>
              <w:right w:val="single" w:sz="4" w:space="0" w:color="auto"/>
            </w:tcBorders>
          </w:tcPr>
          <w:p w14:paraId="616CF88C" w14:textId="77777777" w:rsidR="007B6A95" w:rsidRPr="00FC6846" w:rsidRDefault="007B6A95">
            <w:pPr>
              <w:spacing w:after="0" w:line="240" w:lineRule="auto"/>
              <w:rPr>
                <w:rFonts w:asciiTheme="majorHAnsi" w:eastAsia="Times New Roman" w:hAnsiTheme="majorHAnsi" w:cstheme="majorHAnsi"/>
                <w:color w:val="000000"/>
                <w:kern w:val="0"/>
                <w14:ligatures w14:val="none"/>
              </w:rPr>
            </w:pPr>
          </w:p>
        </w:tc>
      </w:tr>
    </w:tbl>
    <w:p w14:paraId="1404C452" w14:textId="7F847AE9" w:rsidR="00EF043F" w:rsidRPr="00DF6CE9" w:rsidRDefault="00E340DE" w:rsidP="00DF6CE9">
      <w:pPr>
        <w:pStyle w:val="Heading3"/>
        <w:ind w:firstLine="360"/>
        <w:rPr>
          <w:rStyle w:val="normaltextrun"/>
          <w:rFonts w:asciiTheme="majorHAnsi" w:hAnsiTheme="majorHAnsi" w:cstheme="majorHAnsi"/>
          <w:b w:val="0"/>
          <w:color w:val="2F5496" w:themeColor="accent1" w:themeShade="BF"/>
          <w:sz w:val="24"/>
          <w:szCs w:val="24"/>
        </w:rPr>
      </w:pPr>
      <w:bookmarkStart w:id="44" w:name="_Toc190285274"/>
      <w:bookmarkStart w:id="45" w:name="_Toc190290245"/>
      <w:r>
        <w:rPr>
          <w:rStyle w:val="normaltextrun"/>
          <w:rFonts w:asciiTheme="majorHAnsi" w:hAnsiTheme="majorHAnsi" w:cstheme="majorHAnsi"/>
          <w:b w:val="0"/>
          <w:bCs w:val="0"/>
          <w:color w:val="2F5496" w:themeColor="accent1" w:themeShade="BF"/>
          <w:sz w:val="22"/>
          <w:szCs w:val="22"/>
        </w:rPr>
        <w:t xml:space="preserve">3.4 </w:t>
      </w:r>
      <w:r w:rsidR="00EF043F" w:rsidRPr="00DF6CE9">
        <w:rPr>
          <w:rStyle w:val="normaltextrun"/>
          <w:rFonts w:asciiTheme="majorHAnsi" w:hAnsiTheme="majorHAnsi" w:cstheme="majorHAnsi"/>
          <w:b w:val="0"/>
          <w:color w:val="2F5496" w:themeColor="accent1" w:themeShade="BF"/>
          <w:sz w:val="24"/>
          <w:szCs w:val="24"/>
        </w:rPr>
        <w:t xml:space="preserve">Automated </w:t>
      </w:r>
      <w:bookmarkEnd w:id="44"/>
      <w:r w:rsidR="00DF6CE9" w:rsidRPr="00DF6CE9">
        <w:rPr>
          <w:rStyle w:val="normaltextrun"/>
          <w:rFonts w:asciiTheme="majorHAnsi" w:hAnsiTheme="majorHAnsi" w:cstheme="majorHAnsi"/>
          <w:b w:val="0"/>
          <w:bCs w:val="0"/>
          <w:color w:val="2F5496" w:themeColor="accent1" w:themeShade="BF"/>
          <w:sz w:val="24"/>
          <w:szCs w:val="24"/>
        </w:rPr>
        <w:t>E</w:t>
      </w:r>
      <w:r w:rsidR="00EF043F" w:rsidRPr="00DF6CE9">
        <w:rPr>
          <w:rStyle w:val="normaltextrun"/>
          <w:rFonts w:asciiTheme="majorHAnsi" w:hAnsiTheme="majorHAnsi" w:cstheme="majorHAnsi"/>
          <w:b w:val="0"/>
          <w:bCs w:val="0"/>
          <w:color w:val="2F5496" w:themeColor="accent1" w:themeShade="BF"/>
          <w:sz w:val="24"/>
          <w:szCs w:val="24"/>
        </w:rPr>
        <w:t xml:space="preserve">mail </w:t>
      </w:r>
      <w:r w:rsidR="00DF6CE9" w:rsidRPr="00DF6CE9">
        <w:rPr>
          <w:rStyle w:val="normaltextrun"/>
          <w:rFonts w:asciiTheme="majorHAnsi" w:hAnsiTheme="majorHAnsi" w:cstheme="majorHAnsi"/>
          <w:b w:val="0"/>
          <w:bCs w:val="0"/>
          <w:color w:val="2F5496" w:themeColor="accent1" w:themeShade="BF"/>
          <w:sz w:val="24"/>
          <w:szCs w:val="24"/>
        </w:rPr>
        <w:t>N</w:t>
      </w:r>
      <w:r w:rsidR="00EF043F" w:rsidRPr="00DF6CE9">
        <w:rPr>
          <w:rStyle w:val="normaltextrun"/>
          <w:rFonts w:asciiTheme="majorHAnsi" w:hAnsiTheme="majorHAnsi" w:cstheme="majorHAnsi"/>
          <w:b w:val="0"/>
          <w:bCs w:val="0"/>
          <w:color w:val="2F5496" w:themeColor="accent1" w:themeShade="BF"/>
          <w:sz w:val="24"/>
          <w:szCs w:val="24"/>
        </w:rPr>
        <w:t>otifications</w:t>
      </w:r>
      <w:bookmarkEnd w:id="45"/>
    </w:p>
    <w:p w14:paraId="15EC3550" w14:textId="77777777" w:rsidR="00EF043F" w:rsidRPr="00FC6846" w:rsidRDefault="00EF043F" w:rsidP="00EF043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The Markman Group will design and implement an automated notification system to enhance data quality maintenance within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The goal is to create an efficient feedback loop that proactively informs users about data issues, driving timely updates and reducing manual follow-ups.</w:t>
      </w:r>
    </w:p>
    <w:p w14:paraId="21C60865" w14:textId="77777777" w:rsidR="00EF043F" w:rsidRPr="00FC6846" w:rsidRDefault="00EF043F" w:rsidP="00EF043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accelerate delivery and provide immediate value, this automation will </w:t>
      </w:r>
      <w:r w:rsidRPr="00FC6846">
        <w:rPr>
          <w:rStyle w:val="Strong"/>
          <w:rFonts w:asciiTheme="majorHAnsi" w:hAnsiTheme="majorHAnsi" w:cstheme="majorHAnsi"/>
          <w:b w:val="0"/>
          <w:bCs w:val="0"/>
          <w:sz w:val="22"/>
          <w:szCs w:val="22"/>
        </w:rPr>
        <w:t>not rely on the Azure SQL Database setup</w:t>
      </w:r>
      <w:r w:rsidRPr="00FC6846">
        <w:rPr>
          <w:rFonts w:asciiTheme="majorHAnsi" w:hAnsiTheme="majorHAnsi" w:cstheme="majorHAnsi"/>
          <w:b/>
          <w:bCs/>
          <w:sz w:val="22"/>
          <w:szCs w:val="22"/>
        </w:rPr>
        <w:t>.</w:t>
      </w:r>
      <w:r w:rsidRPr="00FC6846">
        <w:rPr>
          <w:rFonts w:asciiTheme="majorHAnsi" w:hAnsiTheme="majorHAnsi" w:cstheme="majorHAnsi"/>
          <w:sz w:val="22"/>
          <w:szCs w:val="22"/>
        </w:rPr>
        <w:t xml:space="preserve"> We will initially build the notification workflows using </w:t>
      </w:r>
      <w:r w:rsidRPr="00FC6846">
        <w:rPr>
          <w:rStyle w:val="Strong"/>
          <w:rFonts w:asciiTheme="majorHAnsi" w:hAnsiTheme="majorHAnsi" w:cstheme="majorHAnsi"/>
          <w:b w:val="0"/>
          <w:bCs w:val="0"/>
          <w:sz w:val="22"/>
          <w:szCs w:val="22"/>
        </w:rPr>
        <w:t xml:space="preserve">direct data exports from </w:t>
      </w:r>
      <w:proofErr w:type="spellStart"/>
      <w:r w:rsidRPr="00FC6846">
        <w:rPr>
          <w:rStyle w:val="Strong"/>
          <w:rFonts w:asciiTheme="majorHAnsi" w:hAnsiTheme="majorHAnsi" w:cstheme="majorHAnsi"/>
          <w:b w:val="0"/>
          <w:bCs w:val="0"/>
          <w:sz w:val="22"/>
          <w:szCs w:val="22"/>
        </w:rPr>
        <w:t>DealCloud</w:t>
      </w:r>
      <w:proofErr w:type="spellEnd"/>
      <w:r w:rsidRPr="00FC6846">
        <w:rPr>
          <w:rFonts w:asciiTheme="majorHAnsi" w:hAnsiTheme="majorHAnsi" w:cstheme="majorHAnsi"/>
          <w:b/>
          <w:bCs/>
          <w:sz w:val="22"/>
          <w:szCs w:val="22"/>
        </w:rPr>
        <w:t>,</w:t>
      </w:r>
      <w:r w:rsidRPr="00FC6846">
        <w:rPr>
          <w:rFonts w:asciiTheme="majorHAnsi" w:hAnsiTheme="majorHAnsi" w:cstheme="majorHAnsi"/>
          <w:sz w:val="22"/>
          <w:szCs w:val="22"/>
        </w:rPr>
        <w:t xml:space="preserve"> allowing us to deliver quick wins. Once the Azure environment is fully operational, the automation will seamlessly transition to leverage the SQL Database without disrupting the process.</w:t>
      </w:r>
    </w:p>
    <w:p w14:paraId="453CC55C" w14:textId="77777777" w:rsidR="00EF043F" w:rsidRPr="00FC6846" w:rsidRDefault="00EF043F" w:rsidP="00EF043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We will develop workflows that automatically identify data quality issues, such as missing fields, outdated information, or inconsistent entries. The system will send </w:t>
      </w:r>
      <w:r w:rsidRPr="00FC6846">
        <w:rPr>
          <w:rStyle w:val="Strong"/>
          <w:rFonts w:asciiTheme="majorHAnsi" w:hAnsiTheme="majorHAnsi" w:cstheme="majorHAnsi"/>
          <w:b w:val="0"/>
          <w:bCs w:val="0"/>
          <w:sz w:val="22"/>
          <w:szCs w:val="22"/>
        </w:rPr>
        <w:t>personalized email notifications</w:t>
      </w:r>
      <w:r w:rsidRPr="00FC6846">
        <w:rPr>
          <w:rFonts w:asciiTheme="majorHAnsi" w:hAnsiTheme="majorHAnsi" w:cstheme="majorHAnsi"/>
          <w:sz w:val="22"/>
          <w:szCs w:val="22"/>
        </w:rPr>
        <w:t xml:space="preserve"> to each responsible user, consolidating all required updates into a single, easy-to-navigate message. These emails will include </w:t>
      </w:r>
      <w:r w:rsidRPr="00FC6846">
        <w:rPr>
          <w:rStyle w:val="Strong"/>
          <w:rFonts w:asciiTheme="majorHAnsi" w:hAnsiTheme="majorHAnsi" w:cstheme="majorHAnsi"/>
          <w:b w:val="0"/>
          <w:bCs w:val="0"/>
          <w:sz w:val="22"/>
          <w:szCs w:val="22"/>
        </w:rPr>
        <w:t xml:space="preserve">direct links to the relevant </w:t>
      </w:r>
      <w:proofErr w:type="spellStart"/>
      <w:r w:rsidRPr="00FC6846">
        <w:rPr>
          <w:rStyle w:val="Strong"/>
          <w:rFonts w:asciiTheme="majorHAnsi" w:hAnsiTheme="majorHAnsi" w:cstheme="majorHAnsi"/>
          <w:b w:val="0"/>
          <w:bCs w:val="0"/>
          <w:sz w:val="22"/>
          <w:szCs w:val="22"/>
        </w:rPr>
        <w:t>DealCloud</w:t>
      </w:r>
      <w:proofErr w:type="spellEnd"/>
      <w:r w:rsidRPr="00FC6846">
        <w:rPr>
          <w:rStyle w:val="Strong"/>
          <w:rFonts w:asciiTheme="majorHAnsi" w:hAnsiTheme="majorHAnsi" w:cstheme="majorHAnsi"/>
          <w:b w:val="0"/>
          <w:bCs w:val="0"/>
          <w:sz w:val="22"/>
          <w:szCs w:val="22"/>
        </w:rPr>
        <w:t xml:space="preserve"> records</w:t>
      </w:r>
      <w:r w:rsidRPr="00FC6846">
        <w:rPr>
          <w:rFonts w:asciiTheme="majorHAnsi" w:hAnsiTheme="majorHAnsi" w:cstheme="majorHAnsi"/>
          <w:sz w:val="22"/>
          <w:szCs w:val="22"/>
        </w:rPr>
        <w:t>, maximizing efficiency and minimizing the time users spend searching for data to correct.</w:t>
      </w:r>
    </w:p>
    <w:p w14:paraId="476C3CE1" w14:textId="77777777" w:rsidR="00EF043F" w:rsidRDefault="00EF043F" w:rsidP="00EF043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phase will significantly improve the data cleansing process, reduce manual effort, and help maintain high data quality standards, ensuring that users receive </w:t>
      </w:r>
      <w:r w:rsidRPr="00FC6846">
        <w:rPr>
          <w:rStyle w:val="Strong"/>
          <w:rFonts w:asciiTheme="majorHAnsi" w:hAnsiTheme="majorHAnsi" w:cstheme="majorHAnsi"/>
          <w:b w:val="0"/>
          <w:bCs w:val="0"/>
          <w:sz w:val="22"/>
          <w:szCs w:val="22"/>
        </w:rPr>
        <w:t>clear, actionable tasks</w:t>
      </w:r>
      <w:r w:rsidRPr="00FC6846">
        <w:rPr>
          <w:rFonts w:asciiTheme="majorHAnsi" w:hAnsiTheme="majorHAnsi" w:cstheme="majorHAnsi"/>
          <w:sz w:val="22"/>
          <w:szCs w:val="22"/>
        </w:rPr>
        <w:t xml:space="preserve"> tailored to their responsibilities.</w:t>
      </w:r>
    </w:p>
    <w:p w14:paraId="1E685124" w14:textId="77777777" w:rsidR="00EF043F" w:rsidRPr="00FC6846" w:rsidRDefault="00EF043F" w:rsidP="00EF043F">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pPr w:leftFromText="141" w:rightFromText="141" w:vertAnchor="text" w:horzAnchor="margin" w:tblpXSpec="center" w:tblpY="67"/>
        <w:tblW w:w="10471" w:type="dxa"/>
        <w:tblLook w:val="04A0" w:firstRow="1" w:lastRow="0" w:firstColumn="1" w:lastColumn="0" w:noHBand="0" w:noVBand="1"/>
      </w:tblPr>
      <w:tblGrid>
        <w:gridCol w:w="915"/>
        <w:gridCol w:w="3400"/>
        <w:gridCol w:w="2356"/>
        <w:gridCol w:w="2238"/>
        <w:gridCol w:w="1562"/>
      </w:tblGrid>
      <w:tr w:rsidR="00EF043F" w:rsidRPr="00FC6846" w14:paraId="0B08A5D8" w14:textId="77777777">
        <w:trPr>
          <w:trHeight w:val="294"/>
        </w:trPr>
        <w:tc>
          <w:tcPr>
            <w:tcW w:w="915"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22FD9DE8" w14:textId="77777777" w:rsidR="00EF043F" w:rsidRPr="00FC6846" w:rsidRDefault="00EF043F">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400" w:type="dxa"/>
            <w:tcBorders>
              <w:top w:val="single" w:sz="4" w:space="0" w:color="auto"/>
              <w:left w:val="nil"/>
              <w:bottom w:val="single" w:sz="4" w:space="0" w:color="auto"/>
              <w:right w:val="single" w:sz="4" w:space="0" w:color="auto"/>
            </w:tcBorders>
            <w:shd w:val="clear" w:color="auto" w:fill="208E9B"/>
            <w:vAlign w:val="center"/>
            <w:hideMark/>
          </w:tcPr>
          <w:p w14:paraId="769FA039" w14:textId="77777777" w:rsidR="00EF043F" w:rsidRPr="00FC6846" w:rsidRDefault="00EF043F">
            <w:pPr>
              <w:spacing w:after="0" w:line="240" w:lineRule="auto"/>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356" w:type="dxa"/>
            <w:tcBorders>
              <w:top w:val="single" w:sz="4" w:space="0" w:color="auto"/>
              <w:left w:val="nil"/>
              <w:bottom w:val="single" w:sz="4" w:space="0" w:color="auto"/>
              <w:right w:val="single" w:sz="4" w:space="0" w:color="auto"/>
            </w:tcBorders>
            <w:shd w:val="clear" w:color="auto" w:fill="208E9B"/>
            <w:vAlign w:val="center"/>
            <w:hideMark/>
          </w:tcPr>
          <w:p w14:paraId="64D2ADD4" w14:textId="77777777" w:rsidR="00EF043F" w:rsidRPr="00FC6846" w:rsidRDefault="00EF043F">
            <w:pPr>
              <w:spacing w:after="0" w:line="240" w:lineRule="auto"/>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2238" w:type="dxa"/>
            <w:tcBorders>
              <w:top w:val="single" w:sz="4" w:space="0" w:color="auto"/>
              <w:left w:val="single" w:sz="4" w:space="0" w:color="auto"/>
              <w:bottom w:val="single" w:sz="4" w:space="0" w:color="auto"/>
              <w:right w:val="single" w:sz="4" w:space="0" w:color="auto"/>
            </w:tcBorders>
            <w:shd w:val="clear" w:color="auto" w:fill="208E9B"/>
            <w:vAlign w:val="center"/>
          </w:tcPr>
          <w:p w14:paraId="0163996D" w14:textId="77777777" w:rsidR="00EF043F" w:rsidRPr="00FC6846" w:rsidRDefault="00EF043F">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1562"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6501A44A" w14:textId="77777777" w:rsidR="00EF043F" w:rsidRPr="00FC6846" w:rsidRDefault="00EF043F">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EF043F" w:rsidRPr="00FC6846" w14:paraId="528D0F44" w14:textId="77777777" w:rsidTr="00D10177">
        <w:trPr>
          <w:trHeight w:val="785"/>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65CF112E" w14:textId="7B2E2313" w:rsidR="00EF043F"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3.4</w:t>
            </w:r>
            <w:r w:rsidR="00EF043F" w:rsidRPr="00FC6846">
              <w:rPr>
                <w:rFonts w:asciiTheme="majorHAnsi" w:eastAsia="Times New Roman" w:hAnsiTheme="majorHAnsi" w:cstheme="majorHAnsi"/>
                <w:color w:val="000000"/>
                <w:kern w:val="0"/>
                <w14:ligatures w14:val="none"/>
              </w:rPr>
              <w:t>.1</w:t>
            </w:r>
          </w:p>
        </w:tc>
        <w:tc>
          <w:tcPr>
            <w:tcW w:w="3400" w:type="dxa"/>
            <w:tcBorders>
              <w:top w:val="nil"/>
              <w:left w:val="nil"/>
              <w:bottom w:val="single" w:sz="4" w:space="0" w:color="auto"/>
              <w:right w:val="single" w:sz="4" w:space="0" w:color="auto"/>
            </w:tcBorders>
            <w:shd w:val="clear" w:color="auto" w:fill="auto"/>
            <w:vAlign w:val="center"/>
            <w:hideMark/>
          </w:tcPr>
          <w:p w14:paraId="53D2F703" w14:textId="205103E8" w:rsidR="00EF043F" w:rsidRPr="00D10177" w:rsidRDefault="00EF043F" w:rsidP="00D10177">
            <w:pPr>
              <w:rPr>
                <w:rFonts w:asciiTheme="majorHAnsi" w:hAnsiTheme="majorHAnsi" w:cstheme="majorHAnsi"/>
              </w:rPr>
            </w:pPr>
            <w:r w:rsidRPr="00D10177">
              <w:rPr>
                <w:rFonts w:asciiTheme="majorHAnsi" w:hAnsiTheme="majorHAnsi" w:cstheme="majorHAnsi"/>
              </w:rPr>
              <w:t>Design workflows to identify data quality issues automatically</w:t>
            </w:r>
            <w:r w:rsidR="005A3EB8">
              <w:rPr>
                <w:rFonts w:asciiTheme="majorHAnsi" w:hAnsiTheme="majorHAnsi" w:cstheme="majorHAnsi"/>
              </w:rPr>
              <w:t>.</w:t>
            </w:r>
          </w:p>
        </w:tc>
        <w:tc>
          <w:tcPr>
            <w:tcW w:w="2356" w:type="dxa"/>
            <w:tcBorders>
              <w:top w:val="single" w:sz="4" w:space="0" w:color="auto"/>
              <w:left w:val="nil"/>
              <w:bottom w:val="single" w:sz="4" w:space="0" w:color="auto"/>
              <w:right w:val="single" w:sz="4" w:space="0" w:color="auto"/>
            </w:tcBorders>
            <w:shd w:val="clear" w:color="auto" w:fill="auto"/>
            <w:vAlign w:val="center"/>
            <w:hideMark/>
          </w:tcPr>
          <w:p w14:paraId="5F5B1E1B" w14:textId="23658ABD" w:rsidR="00EF043F" w:rsidRPr="00D10177" w:rsidRDefault="00EF043F" w:rsidP="00D10177">
            <w:pPr>
              <w:rPr>
                <w:rFonts w:asciiTheme="majorHAnsi" w:hAnsiTheme="majorHAnsi" w:cstheme="majorHAnsi"/>
              </w:rPr>
            </w:pPr>
            <w:r w:rsidRPr="00D10177">
              <w:rPr>
                <w:rFonts w:asciiTheme="majorHAnsi" w:hAnsiTheme="majorHAnsi" w:cstheme="majorHAnsi"/>
              </w:rPr>
              <w:t>Workflow Design Documents</w:t>
            </w:r>
          </w:p>
        </w:tc>
        <w:tc>
          <w:tcPr>
            <w:tcW w:w="2238" w:type="dxa"/>
            <w:vMerge w:val="restart"/>
            <w:tcBorders>
              <w:top w:val="single" w:sz="4" w:space="0" w:color="auto"/>
              <w:left w:val="single" w:sz="4" w:space="0" w:color="auto"/>
              <w:bottom w:val="single" w:sz="4" w:space="0" w:color="auto"/>
              <w:right w:val="single" w:sz="4" w:space="0" w:color="auto"/>
            </w:tcBorders>
            <w:vAlign w:val="center"/>
          </w:tcPr>
          <w:p w14:paraId="459EE0DA" w14:textId="77777777" w:rsidR="00EF043F" w:rsidRPr="00FC6846" w:rsidRDefault="00EF043F">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5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24EC60" w14:textId="77777777" w:rsidR="00EF043F" w:rsidRPr="00FC6846" w:rsidRDefault="00EF043F">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EF043F" w:rsidRPr="00FC6846" w14:paraId="0824F09D" w14:textId="77777777" w:rsidTr="00D10177">
        <w:trPr>
          <w:trHeight w:val="963"/>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088F8F3B" w14:textId="660CA650" w:rsidR="00EF043F"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3.4</w:t>
            </w:r>
            <w:r w:rsidR="00EF043F" w:rsidRPr="00FC6846">
              <w:rPr>
                <w:rFonts w:asciiTheme="majorHAnsi" w:eastAsia="Times New Roman" w:hAnsiTheme="majorHAnsi" w:cstheme="majorHAnsi"/>
                <w:color w:val="000000"/>
                <w:kern w:val="0"/>
                <w14:ligatures w14:val="none"/>
              </w:rPr>
              <w:t>.2</w:t>
            </w:r>
          </w:p>
        </w:tc>
        <w:tc>
          <w:tcPr>
            <w:tcW w:w="3400" w:type="dxa"/>
            <w:tcBorders>
              <w:top w:val="nil"/>
              <w:left w:val="nil"/>
              <w:bottom w:val="single" w:sz="4" w:space="0" w:color="auto"/>
              <w:right w:val="single" w:sz="4" w:space="0" w:color="auto"/>
            </w:tcBorders>
            <w:shd w:val="clear" w:color="auto" w:fill="auto"/>
            <w:vAlign w:val="center"/>
            <w:hideMark/>
          </w:tcPr>
          <w:p w14:paraId="067670A7" w14:textId="5F0F93C7" w:rsidR="00EF043F" w:rsidRPr="00D10177" w:rsidRDefault="00EF043F" w:rsidP="00D10177">
            <w:pPr>
              <w:rPr>
                <w:rFonts w:asciiTheme="majorHAnsi" w:hAnsiTheme="majorHAnsi" w:cstheme="majorHAnsi"/>
              </w:rPr>
            </w:pPr>
            <w:r w:rsidRPr="00D10177">
              <w:rPr>
                <w:rFonts w:asciiTheme="majorHAnsi" w:hAnsiTheme="majorHAnsi" w:cstheme="majorHAnsi"/>
              </w:rPr>
              <w:t>Set up automated email notifications for data owners with pending data issues</w:t>
            </w:r>
            <w:r w:rsidR="005A3EB8">
              <w:rPr>
                <w:rFonts w:asciiTheme="majorHAnsi" w:hAnsiTheme="majorHAnsi" w:cstheme="majorHAnsi"/>
              </w:rPr>
              <w:t>.</w:t>
            </w:r>
          </w:p>
        </w:tc>
        <w:tc>
          <w:tcPr>
            <w:tcW w:w="2356" w:type="dxa"/>
            <w:tcBorders>
              <w:top w:val="nil"/>
              <w:left w:val="nil"/>
              <w:bottom w:val="single" w:sz="4" w:space="0" w:color="auto"/>
              <w:right w:val="single" w:sz="4" w:space="0" w:color="auto"/>
            </w:tcBorders>
            <w:shd w:val="clear" w:color="auto" w:fill="auto"/>
            <w:vAlign w:val="center"/>
            <w:hideMark/>
          </w:tcPr>
          <w:p w14:paraId="08CC5C36" w14:textId="77777777" w:rsidR="00EF043F" w:rsidRPr="00D10177" w:rsidRDefault="00EF043F" w:rsidP="00D10177">
            <w:pPr>
              <w:rPr>
                <w:rFonts w:asciiTheme="majorHAnsi" w:hAnsiTheme="majorHAnsi" w:cstheme="majorHAnsi"/>
              </w:rPr>
            </w:pPr>
            <w:r w:rsidRPr="00D10177">
              <w:rPr>
                <w:rFonts w:asciiTheme="majorHAnsi" w:hAnsiTheme="majorHAnsi" w:cstheme="majorHAnsi"/>
              </w:rPr>
              <w:t>Automated Notification System for Data Quality Alerts</w:t>
            </w:r>
          </w:p>
        </w:tc>
        <w:tc>
          <w:tcPr>
            <w:tcW w:w="2238" w:type="dxa"/>
            <w:vMerge/>
            <w:tcBorders>
              <w:top w:val="single" w:sz="4" w:space="0" w:color="auto"/>
              <w:bottom w:val="single" w:sz="4" w:space="0" w:color="auto"/>
              <w:right w:val="single" w:sz="4" w:space="0" w:color="auto"/>
            </w:tcBorders>
          </w:tcPr>
          <w:p w14:paraId="22FA372C" w14:textId="77777777" w:rsidR="00EF043F" w:rsidRPr="00FC6846" w:rsidRDefault="00EF043F">
            <w:pPr>
              <w:spacing w:after="0" w:line="240" w:lineRule="auto"/>
              <w:rPr>
                <w:rFonts w:asciiTheme="majorHAnsi" w:eastAsia="Times New Roman" w:hAnsiTheme="majorHAnsi" w:cstheme="majorHAnsi"/>
                <w:color w:val="000000"/>
                <w:kern w:val="0"/>
                <w14:ligatures w14:val="none"/>
              </w:rPr>
            </w:pPr>
          </w:p>
        </w:tc>
        <w:tc>
          <w:tcPr>
            <w:tcW w:w="1562" w:type="dxa"/>
            <w:vMerge/>
            <w:tcBorders>
              <w:top w:val="single" w:sz="4" w:space="0" w:color="auto"/>
              <w:left w:val="single" w:sz="4" w:space="0" w:color="auto"/>
              <w:bottom w:val="single" w:sz="4" w:space="0" w:color="auto"/>
              <w:right w:val="single" w:sz="4" w:space="0" w:color="auto"/>
            </w:tcBorders>
            <w:vAlign w:val="center"/>
            <w:hideMark/>
          </w:tcPr>
          <w:p w14:paraId="74234542" w14:textId="77777777" w:rsidR="00EF043F" w:rsidRPr="00FC6846" w:rsidRDefault="00EF043F">
            <w:pPr>
              <w:spacing w:after="0" w:line="240" w:lineRule="auto"/>
              <w:rPr>
                <w:rFonts w:asciiTheme="majorHAnsi" w:eastAsia="Times New Roman" w:hAnsiTheme="majorHAnsi" w:cstheme="majorHAnsi"/>
                <w:color w:val="000000"/>
                <w:kern w:val="0"/>
                <w14:ligatures w14:val="none"/>
              </w:rPr>
            </w:pPr>
          </w:p>
        </w:tc>
      </w:tr>
      <w:tr w:rsidR="00EF043F" w:rsidRPr="00FC6846" w14:paraId="44651621" w14:textId="77777777" w:rsidTr="00D10177">
        <w:trPr>
          <w:trHeight w:val="824"/>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0C2F5F6D" w14:textId="74361AEC" w:rsidR="00EF043F"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3.4</w:t>
            </w:r>
            <w:r w:rsidR="00EF043F" w:rsidRPr="00FC6846">
              <w:rPr>
                <w:rFonts w:asciiTheme="majorHAnsi" w:eastAsia="Times New Roman" w:hAnsiTheme="majorHAnsi" w:cstheme="majorHAnsi"/>
                <w:color w:val="000000"/>
                <w:kern w:val="0"/>
                <w14:ligatures w14:val="none"/>
              </w:rPr>
              <w:t>.3</w:t>
            </w:r>
          </w:p>
        </w:tc>
        <w:tc>
          <w:tcPr>
            <w:tcW w:w="3400" w:type="dxa"/>
            <w:tcBorders>
              <w:top w:val="nil"/>
              <w:left w:val="nil"/>
              <w:bottom w:val="single" w:sz="4" w:space="0" w:color="auto"/>
              <w:right w:val="single" w:sz="4" w:space="0" w:color="auto"/>
            </w:tcBorders>
            <w:shd w:val="clear" w:color="auto" w:fill="auto"/>
            <w:vAlign w:val="center"/>
            <w:hideMark/>
          </w:tcPr>
          <w:p w14:paraId="106C8868" w14:textId="73A5117B" w:rsidR="00EF043F" w:rsidRPr="00D10177" w:rsidRDefault="00EF043F" w:rsidP="00D10177">
            <w:pPr>
              <w:rPr>
                <w:rFonts w:asciiTheme="majorHAnsi" w:hAnsiTheme="majorHAnsi" w:cstheme="majorHAnsi"/>
              </w:rPr>
            </w:pPr>
            <w:r w:rsidRPr="00D10177">
              <w:rPr>
                <w:rFonts w:asciiTheme="majorHAnsi" w:hAnsiTheme="majorHAnsi" w:cstheme="majorHAnsi"/>
              </w:rPr>
              <w:t xml:space="preserve">Schedule regular </w:t>
            </w:r>
            <w:r w:rsidR="007E257C">
              <w:rPr>
                <w:rFonts w:asciiTheme="majorHAnsi" w:hAnsiTheme="majorHAnsi" w:cstheme="majorHAnsi"/>
              </w:rPr>
              <w:t xml:space="preserve">scheduled </w:t>
            </w:r>
            <w:r w:rsidRPr="00D10177">
              <w:rPr>
                <w:rFonts w:asciiTheme="majorHAnsi" w:hAnsiTheme="majorHAnsi" w:cstheme="majorHAnsi"/>
              </w:rPr>
              <w:t>jobs for continuous monitoring</w:t>
            </w:r>
            <w:r w:rsidR="005A3EB8">
              <w:rPr>
                <w:rFonts w:asciiTheme="majorHAnsi" w:hAnsiTheme="majorHAnsi" w:cstheme="majorHAnsi"/>
              </w:rPr>
              <w:t>.</w:t>
            </w:r>
          </w:p>
        </w:tc>
        <w:tc>
          <w:tcPr>
            <w:tcW w:w="2356" w:type="dxa"/>
            <w:tcBorders>
              <w:top w:val="nil"/>
              <w:left w:val="nil"/>
              <w:bottom w:val="single" w:sz="4" w:space="0" w:color="auto"/>
              <w:right w:val="single" w:sz="4" w:space="0" w:color="auto"/>
            </w:tcBorders>
            <w:shd w:val="clear" w:color="auto" w:fill="auto"/>
            <w:vAlign w:val="center"/>
            <w:hideMark/>
          </w:tcPr>
          <w:p w14:paraId="2EB9ACEA" w14:textId="098831F5" w:rsidR="00EF043F" w:rsidRPr="00D10177" w:rsidRDefault="00EF043F" w:rsidP="00D10177">
            <w:pPr>
              <w:rPr>
                <w:rFonts w:asciiTheme="majorHAnsi" w:hAnsiTheme="majorHAnsi" w:cstheme="majorHAnsi"/>
              </w:rPr>
            </w:pPr>
            <w:r w:rsidRPr="00D10177">
              <w:rPr>
                <w:rFonts w:asciiTheme="majorHAnsi" w:hAnsiTheme="majorHAnsi" w:cstheme="majorHAnsi"/>
              </w:rPr>
              <w:t>Scheduled Jobs for Automated Data Quality Checks</w:t>
            </w:r>
          </w:p>
        </w:tc>
        <w:tc>
          <w:tcPr>
            <w:tcW w:w="2238" w:type="dxa"/>
            <w:vMerge/>
            <w:tcBorders>
              <w:top w:val="single" w:sz="4" w:space="0" w:color="auto"/>
              <w:bottom w:val="single" w:sz="4" w:space="0" w:color="auto"/>
              <w:right w:val="single" w:sz="4" w:space="0" w:color="auto"/>
            </w:tcBorders>
          </w:tcPr>
          <w:p w14:paraId="242B4A27" w14:textId="77777777" w:rsidR="00EF043F" w:rsidRPr="00FC6846" w:rsidRDefault="00EF043F">
            <w:pPr>
              <w:spacing w:after="0" w:line="240" w:lineRule="auto"/>
              <w:rPr>
                <w:rFonts w:asciiTheme="majorHAnsi" w:eastAsia="Times New Roman" w:hAnsiTheme="majorHAnsi" w:cstheme="majorHAnsi"/>
                <w:color w:val="000000"/>
                <w:kern w:val="0"/>
                <w14:ligatures w14:val="none"/>
              </w:rPr>
            </w:pPr>
          </w:p>
        </w:tc>
        <w:tc>
          <w:tcPr>
            <w:tcW w:w="1562" w:type="dxa"/>
            <w:vMerge/>
            <w:tcBorders>
              <w:top w:val="single" w:sz="4" w:space="0" w:color="auto"/>
              <w:left w:val="single" w:sz="4" w:space="0" w:color="auto"/>
              <w:bottom w:val="single" w:sz="4" w:space="0" w:color="auto"/>
              <w:right w:val="single" w:sz="4" w:space="0" w:color="auto"/>
            </w:tcBorders>
            <w:vAlign w:val="center"/>
            <w:hideMark/>
          </w:tcPr>
          <w:p w14:paraId="2BC8760A" w14:textId="77777777" w:rsidR="00EF043F" w:rsidRPr="00FC6846" w:rsidRDefault="00EF043F">
            <w:pPr>
              <w:spacing w:after="0" w:line="240" w:lineRule="auto"/>
              <w:rPr>
                <w:rFonts w:asciiTheme="majorHAnsi" w:eastAsia="Times New Roman" w:hAnsiTheme="majorHAnsi" w:cstheme="majorHAnsi"/>
                <w:color w:val="000000"/>
                <w:kern w:val="0"/>
                <w14:ligatures w14:val="none"/>
              </w:rPr>
            </w:pPr>
          </w:p>
        </w:tc>
      </w:tr>
      <w:tr w:rsidR="00EF043F" w:rsidRPr="00FC6846" w14:paraId="6192BE54" w14:textId="77777777" w:rsidTr="00D10177">
        <w:trPr>
          <w:trHeight w:val="96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750EC82D" w14:textId="0A28BE04" w:rsidR="00EF043F" w:rsidRPr="00FC6846" w:rsidRDefault="005A3EB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lastRenderedPageBreak/>
              <w:t>3.4</w:t>
            </w:r>
            <w:r w:rsidR="00EF043F" w:rsidRPr="00FC6846">
              <w:rPr>
                <w:rFonts w:asciiTheme="majorHAnsi" w:eastAsia="Times New Roman" w:hAnsiTheme="majorHAnsi" w:cstheme="majorHAnsi"/>
                <w:color w:val="000000"/>
                <w:kern w:val="0"/>
                <w14:ligatures w14:val="none"/>
              </w:rPr>
              <w:t>.4</w:t>
            </w:r>
          </w:p>
        </w:tc>
        <w:tc>
          <w:tcPr>
            <w:tcW w:w="3400" w:type="dxa"/>
            <w:tcBorders>
              <w:top w:val="nil"/>
              <w:left w:val="nil"/>
              <w:bottom w:val="single" w:sz="4" w:space="0" w:color="auto"/>
              <w:right w:val="single" w:sz="4" w:space="0" w:color="auto"/>
            </w:tcBorders>
            <w:shd w:val="clear" w:color="auto" w:fill="auto"/>
            <w:vAlign w:val="center"/>
            <w:hideMark/>
          </w:tcPr>
          <w:p w14:paraId="53225E88" w14:textId="77777777" w:rsidR="00EF043F" w:rsidRPr="00D10177" w:rsidRDefault="00EF043F" w:rsidP="00D10177">
            <w:pPr>
              <w:rPr>
                <w:rFonts w:asciiTheme="majorHAnsi" w:hAnsiTheme="majorHAnsi" w:cstheme="majorHAnsi"/>
              </w:rPr>
            </w:pPr>
            <w:r w:rsidRPr="00D10177">
              <w:rPr>
                <w:rFonts w:asciiTheme="majorHAnsi" w:hAnsiTheme="majorHAnsi" w:cstheme="majorHAnsi"/>
              </w:rPr>
              <w:t>Test automation workflows to ensure timely and accurate notifications</w:t>
            </w:r>
          </w:p>
        </w:tc>
        <w:tc>
          <w:tcPr>
            <w:tcW w:w="2356" w:type="dxa"/>
            <w:tcBorders>
              <w:top w:val="nil"/>
              <w:left w:val="nil"/>
              <w:bottom w:val="single" w:sz="4" w:space="0" w:color="auto"/>
              <w:right w:val="single" w:sz="4" w:space="0" w:color="auto"/>
            </w:tcBorders>
            <w:shd w:val="clear" w:color="auto" w:fill="auto"/>
            <w:vAlign w:val="center"/>
            <w:hideMark/>
          </w:tcPr>
          <w:p w14:paraId="68916EBB" w14:textId="48F12772" w:rsidR="00EF043F" w:rsidRPr="00D10177" w:rsidRDefault="00EF043F" w:rsidP="00D10177">
            <w:pPr>
              <w:rPr>
                <w:rFonts w:asciiTheme="majorHAnsi" w:hAnsiTheme="majorHAnsi" w:cstheme="majorHAnsi"/>
              </w:rPr>
            </w:pPr>
            <w:r w:rsidRPr="00D10177">
              <w:rPr>
                <w:rFonts w:asciiTheme="majorHAnsi" w:hAnsiTheme="majorHAnsi" w:cstheme="majorHAnsi"/>
              </w:rPr>
              <w:t>Test Results and Adjusted Workflows</w:t>
            </w:r>
          </w:p>
        </w:tc>
        <w:tc>
          <w:tcPr>
            <w:tcW w:w="2238" w:type="dxa"/>
            <w:vMerge/>
            <w:tcBorders>
              <w:top w:val="single" w:sz="4" w:space="0" w:color="auto"/>
              <w:bottom w:val="single" w:sz="4" w:space="0" w:color="auto"/>
              <w:right w:val="single" w:sz="4" w:space="0" w:color="auto"/>
            </w:tcBorders>
          </w:tcPr>
          <w:p w14:paraId="2E51E848" w14:textId="77777777" w:rsidR="00EF043F" w:rsidRPr="00FC6846" w:rsidRDefault="00EF043F">
            <w:pPr>
              <w:spacing w:after="0" w:line="240" w:lineRule="auto"/>
              <w:rPr>
                <w:rFonts w:asciiTheme="majorHAnsi" w:eastAsia="Times New Roman" w:hAnsiTheme="majorHAnsi" w:cstheme="majorHAnsi"/>
                <w:color w:val="000000"/>
                <w:kern w:val="0"/>
                <w14:ligatures w14:val="none"/>
              </w:rPr>
            </w:pPr>
          </w:p>
        </w:tc>
        <w:tc>
          <w:tcPr>
            <w:tcW w:w="1562" w:type="dxa"/>
            <w:vMerge/>
            <w:tcBorders>
              <w:top w:val="single" w:sz="4" w:space="0" w:color="auto"/>
              <w:left w:val="single" w:sz="4" w:space="0" w:color="auto"/>
              <w:bottom w:val="single" w:sz="4" w:space="0" w:color="auto"/>
              <w:right w:val="single" w:sz="4" w:space="0" w:color="auto"/>
            </w:tcBorders>
            <w:vAlign w:val="center"/>
            <w:hideMark/>
          </w:tcPr>
          <w:p w14:paraId="1748DEA9" w14:textId="77777777" w:rsidR="00EF043F" w:rsidRPr="00FC6846" w:rsidRDefault="00EF043F">
            <w:pPr>
              <w:spacing w:after="0" w:line="240" w:lineRule="auto"/>
              <w:rPr>
                <w:rFonts w:asciiTheme="majorHAnsi" w:eastAsia="Times New Roman" w:hAnsiTheme="majorHAnsi" w:cstheme="majorHAnsi"/>
                <w:color w:val="000000"/>
                <w:kern w:val="0"/>
                <w14:ligatures w14:val="none"/>
              </w:rPr>
            </w:pPr>
          </w:p>
        </w:tc>
      </w:tr>
    </w:tbl>
    <w:p w14:paraId="559C7A8D" w14:textId="77777777" w:rsidR="00EF043F" w:rsidRPr="00FC6846" w:rsidRDefault="00EF043F" w:rsidP="00EF043F">
      <w:pPr>
        <w:rPr>
          <w:rFonts w:asciiTheme="majorHAnsi" w:hAnsiTheme="majorHAnsi" w:cstheme="majorHAnsi"/>
        </w:rPr>
      </w:pPr>
    </w:p>
    <w:p w14:paraId="69D32E21" w14:textId="0D7A7B79" w:rsidR="008813BE" w:rsidRDefault="008813BE" w:rsidP="00E76DAE">
      <w:pPr>
        <w:rPr>
          <w:rFonts w:asciiTheme="majorHAnsi" w:hAnsiTheme="majorHAnsi" w:cstheme="majorHAnsi"/>
        </w:rPr>
      </w:pPr>
    </w:p>
    <w:p w14:paraId="715D65BB" w14:textId="582BEB39" w:rsidR="00A5107C" w:rsidRPr="00E340DE" w:rsidRDefault="00E340DE" w:rsidP="00DF6CE9">
      <w:pPr>
        <w:pStyle w:val="Heading3"/>
        <w:ind w:firstLine="360"/>
        <w:rPr>
          <w:rFonts w:asciiTheme="majorHAnsi" w:hAnsiTheme="majorHAnsi" w:cstheme="majorHAnsi"/>
          <w:b w:val="0"/>
          <w:color w:val="2F5496" w:themeColor="accent1" w:themeShade="BF"/>
          <w:sz w:val="22"/>
          <w:szCs w:val="22"/>
        </w:rPr>
      </w:pPr>
      <w:bookmarkStart w:id="46" w:name="_Toc190285275"/>
      <w:bookmarkStart w:id="47" w:name="_Toc190290246"/>
      <w:r>
        <w:rPr>
          <w:rStyle w:val="normaltextrun"/>
          <w:rFonts w:asciiTheme="majorHAnsi" w:hAnsiTheme="majorHAnsi" w:cstheme="majorHAnsi"/>
          <w:b w:val="0"/>
          <w:bCs w:val="0"/>
          <w:color w:val="2F5496" w:themeColor="accent1" w:themeShade="BF"/>
          <w:sz w:val="22"/>
          <w:szCs w:val="22"/>
        </w:rPr>
        <w:t xml:space="preserve">3.5 </w:t>
      </w:r>
      <w:r w:rsidR="007B6A95" w:rsidRPr="00DF6CE9">
        <w:rPr>
          <w:rStyle w:val="normaltextrun"/>
          <w:rFonts w:asciiTheme="majorHAnsi" w:hAnsiTheme="majorHAnsi" w:cstheme="majorHAnsi"/>
          <w:b w:val="0"/>
          <w:color w:val="2F5496" w:themeColor="accent1" w:themeShade="BF"/>
          <w:sz w:val="24"/>
          <w:szCs w:val="24"/>
        </w:rPr>
        <w:t>Automation of Pipeline and Funnel reports</w:t>
      </w:r>
      <w:bookmarkEnd w:id="46"/>
      <w:bookmarkEnd w:id="47"/>
    </w:p>
    <w:p w14:paraId="2ABB6E18" w14:textId="489F129D" w:rsidR="0041552F" w:rsidRPr="0041552F" w:rsidRDefault="0041552F" w:rsidP="0041552F">
      <w:pPr>
        <w:rPr>
          <w:rFonts w:asciiTheme="majorHAnsi" w:hAnsiTheme="majorHAnsi" w:cstheme="majorHAnsi"/>
        </w:rPr>
      </w:pPr>
      <w:r w:rsidRPr="0041552F">
        <w:rPr>
          <w:rFonts w:asciiTheme="majorHAnsi" w:hAnsiTheme="majorHAnsi" w:cstheme="majorHAnsi"/>
        </w:rPr>
        <w:t xml:space="preserve">The automation of </w:t>
      </w:r>
      <w:r>
        <w:rPr>
          <w:rFonts w:asciiTheme="majorHAnsi" w:hAnsiTheme="majorHAnsi" w:cstheme="majorHAnsi"/>
        </w:rPr>
        <w:t xml:space="preserve">Pipeline and Funnel </w:t>
      </w:r>
      <w:r w:rsidRPr="0041552F">
        <w:rPr>
          <w:rFonts w:asciiTheme="majorHAnsi" w:hAnsiTheme="majorHAnsi" w:cstheme="majorHAnsi"/>
        </w:rPr>
        <w:t>reports using Power BI aims to improve efficiency, accuracy, and accessibility while reducing the time spent on report generation. By integrating Power BI with relevant data sources, reports will be dynamically updated, eliminating the need for manual data extraction and transformation.</w:t>
      </w:r>
    </w:p>
    <w:p w14:paraId="5B4A6FCD" w14:textId="11C54BF3" w:rsidR="0041552F" w:rsidRPr="0072575F" w:rsidRDefault="0041552F" w:rsidP="00A5107C">
      <w:pPr>
        <w:rPr>
          <w:rFonts w:asciiTheme="majorHAnsi" w:hAnsiTheme="majorHAnsi" w:cstheme="majorHAnsi"/>
        </w:rPr>
      </w:pPr>
      <w:r w:rsidRPr="0041552F">
        <w:rPr>
          <w:rFonts w:asciiTheme="majorHAnsi" w:hAnsiTheme="majorHAnsi" w:cstheme="majorHAnsi"/>
        </w:rPr>
        <w:t xml:space="preserve">This automation will enhance data accuracy by reducing human errors, ensuring that stakeholders always have access to the latest insights. Interactive dashboards will replace static reports, allowing users to drill down into key metrics and analyze trends. Additionally, scheduled </w:t>
      </w:r>
      <w:proofErr w:type="gramStart"/>
      <w:r w:rsidRPr="0041552F">
        <w:rPr>
          <w:rFonts w:asciiTheme="majorHAnsi" w:hAnsiTheme="majorHAnsi" w:cstheme="majorHAnsi"/>
        </w:rPr>
        <w:t>refreshes</w:t>
      </w:r>
      <w:proofErr w:type="gramEnd"/>
      <w:r w:rsidRPr="0041552F">
        <w:rPr>
          <w:rFonts w:asciiTheme="majorHAnsi" w:hAnsiTheme="majorHAnsi" w:cstheme="majorHAnsi"/>
        </w:rPr>
        <w:t xml:space="preserve"> and automated distribution will ensure timely delivery of reports without manual intervention.</w:t>
      </w:r>
      <w:r w:rsidR="0061595A">
        <w:rPr>
          <w:rFonts w:asciiTheme="majorHAnsi" w:hAnsiTheme="majorHAnsi" w:cstheme="majorHAnsi"/>
        </w:rPr>
        <w:t xml:space="preserve"> </w:t>
      </w:r>
      <w:r w:rsidRPr="0041552F">
        <w:rPr>
          <w:rFonts w:asciiTheme="majorHAnsi" w:hAnsiTheme="majorHAnsi" w:cstheme="majorHAnsi"/>
        </w:rPr>
        <w:t>The transition to Power BI will streamline reporting workflows, support better decision-making, and improve overall operational efficiency.</w:t>
      </w:r>
    </w:p>
    <w:p w14:paraId="51FEF8FA" w14:textId="77777777" w:rsidR="007E257C" w:rsidRDefault="00DA425B" w:rsidP="007E257C">
      <w:pPr>
        <w:rPr>
          <w:rFonts w:asciiTheme="majorHAnsi" w:hAnsiTheme="majorHAnsi" w:cstheme="majorHAnsi"/>
        </w:rPr>
      </w:pPr>
      <w:r w:rsidRPr="00A60E54">
        <w:rPr>
          <w:rFonts w:asciiTheme="majorHAnsi" w:hAnsiTheme="majorHAnsi" w:cstheme="majorHAnsi"/>
        </w:rPr>
        <w:t>The p</w:t>
      </w:r>
      <w:r w:rsidR="008A0257" w:rsidRPr="00A60E54">
        <w:rPr>
          <w:rFonts w:asciiTheme="majorHAnsi" w:hAnsiTheme="majorHAnsi" w:cstheme="majorHAnsi"/>
        </w:rPr>
        <w:t xml:space="preserve">roject plan </w:t>
      </w:r>
      <w:r w:rsidR="00906A90" w:rsidRPr="00A60E54">
        <w:rPr>
          <w:rFonts w:asciiTheme="majorHAnsi" w:hAnsiTheme="majorHAnsi" w:cstheme="majorHAnsi"/>
        </w:rPr>
        <w:t xml:space="preserve">below will be </w:t>
      </w:r>
      <w:r w:rsidR="002B6916" w:rsidRPr="00A60E54">
        <w:rPr>
          <w:rFonts w:asciiTheme="majorHAnsi" w:hAnsiTheme="majorHAnsi" w:cstheme="majorHAnsi"/>
        </w:rPr>
        <w:t xml:space="preserve">followed </w:t>
      </w:r>
      <w:r w:rsidR="00A5107C" w:rsidRPr="00A60E54">
        <w:rPr>
          <w:rFonts w:asciiTheme="majorHAnsi" w:hAnsiTheme="majorHAnsi" w:cstheme="majorHAnsi"/>
        </w:rPr>
        <w:t xml:space="preserve">while creating </w:t>
      </w:r>
      <w:proofErr w:type="spellStart"/>
      <w:r w:rsidR="00A5107C" w:rsidRPr="00A60E54">
        <w:rPr>
          <w:rFonts w:asciiTheme="majorHAnsi" w:hAnsiTheme="majorHAnsi" w:cstheme="majorHAnsi"/>
        </w:rPr>
        <w:t>PowerBI</w:t>
      </w:r>
      <w:proofErr w:type="spellEnd"/>
      <w:r w:rsidR="00A5107C" w:rsidRPr="00A60E54">
        <w:rPr>
          <w:rFonts w:asciiTheme="majorHAnsi" w:hAnsiTheme="majorHAnsi" w:cstheme="majorHAnsi"/>
        </w:rPr>
        <w:t xml:space="preserve"> solutions for Pipeline and Funnel reports. </w:t>
      </w:r>
    </w:p>
    <w:p w14:paraId="683086C2" w14:textId="49F18819" w:rsidR="00AE0533" w:rsidRPr="00E340DE" w:rsidRDefault="00AE0533" w:rsidP="007E257C">
      <w:pPr>
        <w:numPr>
          <w:ilvl w:val="0"/>
          <w:numId w:val="37"/>
        </w:numPr>
        <w:spacing w:before="240" w:after="0" w:line="240" w:lineRule="auto"/>
        <w:rPr>
          <w:rFonts w:asciiTheme="majorHAnsi" w:eastAsia="Times New Roman" w:hAnsiTheme="majorHAnsi" w:cstheme="majorHAnsi"/>
          <w:kern w:val="0"/>
          <w14:ligatures w14:val="none"/>
        </w:rPr>
      </w:pPr>
      <w:proofErr w:type="spellStart"/>
      <w:r w:rsidRPr="00E340DE">
        <w:rPr>
          <w:rFonts w:asciiTheme="majorHAnsi" w:eastAsia="Times New Roman" w:hAnsiTheme="majorHAnsi" w:cstheme="majorHAnsi"/>
          <w:kern w:val="0"/>
          <w14:ligatures w14:val="none"/>
        </w:rPr>
        <w:t>PowerBI</w:t>
      </w:r>
      <w:proofErr w:type="spellEnd"/>
      <w:r w:rsidRPr="00E340DE">
        <w:rPr>
          <w:rFonts w:asciiTheme="majorHAnsi" w:eastAsia="Times New Roman" w:hAnsiTheme="majorHAnsi" w:cstheme="majorHAnsi"/>
          <w:kern w:val="0"/>
          <w14:ligatures w14:val="none"/>
        </w:rPr>
        <w:t xml:space="preserve"> Architecture Technical Set Up</w:t>
      </w:r>
    </w:p>
    <w:p w14:paraId="28AEBB96" w14:textId="77777777" w:rsidR="00AE0533" w:rsidRPr="00FC6846" w:rsidRDefault="00AE0533" w:rsidP="007E257C">
      <w:pPr>
        <w:numPr>
          <w:ilvl w:val="1"/>
          <w:numId w:val="37"/>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Establish </w:t>
      </w: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environment/Ensure the existing environment is ready to be used.</w:t>
      </w:r>
    </w:p>
    <w:p w14:paraId="525F2DAD" w14:textId="77777777" w:rsidR="00AE0533" w:rsidRPr="00E340DE"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Assess if </w:t>
      </w:r>
      <w:proofErr w:type="gramStart"/>
      <w:r w:rsidRPr="00FC6846">
        <w:rPr>
          <w:rFonts w:asciiTheme="majorHAnsi" w:eastAsia="Times New Roman" w:hAnsiTheme="majorHAnsi" w:cstheme="majorHAnsi"/>
          <w:kern w:val="0"/>
          <w14:ligatures w14:val="none"/>
        </w:rPr>
        <w:t>gateway</w:t>
      </w:r>
      <w:proofErr w:type="gramEnd"/>
      <w:r w:rsidRPr="00FC6846">
        <w:rPr>
          <w:rFonts w:asciiTheme="majorHAnsi" w:eastAsia="Times New Roman" w:hAnsiTheme="majorHAnsi" w:cstheme="majorHAnsi"/>
          <w:kern w:val="0"/>
          <w14:ligatures w14:val="none"/>
        </w:rPr>
        <w:t xml:space="preserve"> is needed</w:t>
      </w:r>
      <w:r>
        <w:rPr>
          <w:rFonts w:asciiTheme="majorHAnsi" w:eastAsia="Times New Roman" w:hAnsiTheme="majorHAnsi" w:cstheme="majorHAnsi"/>
          <w:kern w:val="0"/>
          <w14:ligatures w14:val="none"/>
        </w:rPr>
        <w:t>.</w:t>
      </w:r>
      <w:r w:rsidRPr="00FC6846">
        <w:rPr>
          <w:rFonts w:asciiTheme="majorHAnsi" w:eastAsia="Times New Roman" w:hAnsiTheme="majorHAnsi" w:cstheme="majorHAnsi"/>
          <w:kern w:val="0"/>
          <w14:ligatures w14:val="none"/>
        </w:rPr>
        <w:t xml:space="preserve"> </w:t>
      </w:r>
    </w:p>
    <w:p w14:paraId="28682AED" w14:textId="77777777" w:rsidR="00AE0533" w:rsidRPr="00FC6846" w:rsidRDefault="00AE0533" w:rsidP="00AE0533">
      <w:pPr>
        <w:numPr>
          <w:ilvl w:val="0"/>
          <w:numId w:val="37"/>
        </w:numPr>
        <w:spacing w:before="240" w:after="100" w:afterAutospacing="1" w:line="240" w:lineRule="auto"/>
        <w:rPr>
          <w:rFonts w:asciiTheme="majorHAnsi" w:eastAsia="Times New Roman" w:hAnsiTheme="majorHAnsi" w:cstheme="majorHAnsi"/>
          <w:kern w:val="0"/>
          <w14:ligatures w14:val="none"/>
        </w:rPr>
      </w:pPr>
      <w:r w:rsidRPr="00E340DE">
        <w:rPr>
          <w:rFonts w:asciiTheme="majorHAnsi" w:eastAsia="Times New Roman" w:hAnsiTheme="majorHAnsi" w:cstheme="majorHAnsi"/>
          <w:kern w:val="0"/>
          <w14:ligatures w14:val="none"/>
        </w:rPr>
        <w:t>Planning Phase</w:t>
      </w:r>
    </w:p>
    <w:p w14:paraId="3F43A136"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business requirements.</w:t>
      </w:r>
    </w:p>
    <w:p w14:paraId="208C69AA"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Engage stakeholders to understand dashboard needs.</w:t>
      </w:r>
    </w:p>
    <w:p w14:paraId="45BE5874"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Determine access levels and user roles.</w:t>
      </w:r>
    </w:p>
    <w:p w14:paraId="32542EBC" w14:textId="77777777" w:rsidR="00AE0533" w:rsidRPr="00E340DE" w:rsidRDefault="00AE0533" w:rsidP="00AE0533">
      <w:pPr>
        <w:numPr>
          <w:ilvl w:val="0"/>
          <w:numId w:val="37"/>
        </w:numPr>
        <w:spacing w:before="240" w:after="0" w:line="240" w:lineRule="auto"/>
        <w:rPr>
          <w:rFonts w:asciiTheme="majorHAnsi" w:eastAsia="Times New Roman" w:hAnsiTheme="majorHAnsi" w:cstheme="majorHAnsi"/>
          <w:kern w:val="0"/>
          <w14:ligatures w14:val="none"/>
        </w:rPr>
      </w:pPr>
      <w:r w:rsidRPr="00E340DE">
        <w:rPr>
          <w:rFonts w:asciiTheme="majorHAnsi" w:eastAsia="Times New Roman" w:hAnsiTheme="majorHAnsi" w:cstheme="majorHAnsi"/>
          <w:kern w:val="0"/>
          <w14:ligatures w14:val="none"/>
        </w:rPr>
        <w:t>Automation of Data Extraction and Data Transformation</w:t>
      </w:r>
    </w:p>
    <w:p w14:paraId="6291BEE8" w14:textId="2290EE78" w:rsidR="00AE0533" w:rsidRPr="00E36504" w:rsidRDefault="00CB04C6"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 xml:space="preserve">The data </w:t>
      </w:r>
      <w:r w:rsidR="00E455D7">
        <w:rPr>
          <w:rFonts w:asciiTheme="majorHAnsi" w:eastAsia="Times New Roman" w:hAnsiTheme="majorHAnsi" w:cstheme="majorHAnsi"/>
          <w:kern w:val="0"/>
          <w14:ligatures w14:val="none"/>
        </w:rPr>
        <w:t xml:space="preserve">used for the reports is the same data that would be cleansed as part of </w:t>
      </w:r>
      <w:r w:rsidR="005A3EB8">
        <w:rPr>
          <w:rFonts w:asciiTheme="majorHAnsi" w:eastAsia="Times New Roman" w:hAnsiTheme="majorHAnsi" w:cstheme="majorHAnsi"/>
          <w:kern w:val="0"/>
          <w14:ligatures w14:val="none"/>
        </w:rPr>
        <w:t>‘</w:t>
      </w:r>
      <w:hyperlink w:anchor="_3.2_Data_Cleansing" w:history="1">
        <w:r w:rsidR="005A3EB8" w:rsidRPr="005A3EB8">
          <w:rPr>
            <w:rStyle w:val="Hyperlink"/>
            <w:rFonts w:asciiTheme="majorHAnsi" w:eastAsia="Times New Roman" w:hAnsiTheme="majorHAnsi" w:cstheme="majorHAnsi"/>
            <w:kern w:val="0"/>
            <w14:ligatures w14:val="none"/>
          </w:rPr>
          <w:t>3.2 Data Cleansing for Deal Data</w:t>
        </w:r>
      </w:hyperlink>
      <w:r w:rsidR="005A3EB8">
        <w:rPr>
          <w:rFonts w:asciiTheme="majorHAnsi" w:eastAsia="Times New Roman" w:hAnsiTheme="majorHAnsi" w:cstheme="majorHAnsi"/>
          <w:kern w:val="0"/>
          <w14:ligatures w14:val="none"/>
        </w:rPr>
        <w:t>’</w:t>
      </w:r>
    </w:p>
    <w:p w14:paraId="0C55B79B" w14:textId="77777777" w:rsidR="00AE0533" w:rsidRPr="00FC6846" w:rsidRDefault="00AE0533" w:rsidP="00AE0533">
      <w:pPr>
        <w:numPr>
          <w:ilvl w:val="0"/>
          <w:numId w:val="37"/>
        </w:numPr>
        <w:spacing w:before="240" w:after="100" w:afterAutospacing="1" w:line="240" w:lineRule="auto"/>
        <w:rPr>
          <w:rFonts w:asciiTheme="majorHAnsi" w:eastAsia="Times New Roman" w:hAnsiTheme="majorHAnsi" w:cstheme="majorHAnsi"/>
          <w:kern w:val="0"/>
          <w14:ligatures w14:val="none"/>
        </w:rPr>
      </w:pPr>
      <w:r w:rsidRPr="00E340DE">
        <w:rPr>
          <w:rFonts w:asciiTheme="majorHAnsi" w:hAnsiTheme="majorHAnsi" w:cstheme="majorHAnsi"/>
        </w:rPr>
        <w:t>Dashboard Design &amp; Prototyping</w:t>
      </w:r>
    </w:p>
    <w:p w14:paraId="4F71694F"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Create an initial mock-u</w:t>
      </w:r>
      <w:r>
        <w:rPr>
          <w:rFonts w:asciiTheme="majorHAnsi" w:eastAsia="Times New Roman" w:hAnsiTheme="majorHAnsi" w:cstheme="majorHAnsi"/>
          <w:kern w:val="0"/>
          <w14:ligatures w14:val="none"/>
        </w:rPr>
        <w:t>p</w:t>
      </w:r>
      <w:r w:rsidRPr="00FC6846">
        <w:rPr>
          <w:rFonts w:asciiTheme="majorHAnsi" w:eastAsia="Times New Roman" w:hAnsiTheme="majorHAnsi" w:cstheme="majorHAnsi"/>
          <w:kern w:val="0"/>
          <w14:ligatures w14:val="none"/>
        </w:rPr>
        <w:t>.</w:t>
      </w:r>
    </w:p>
    <w:p w14:paraId="4CE1D7C9"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 prototype with basic visualization elements.</w:t>
      </w:r>
    </w:p>
    <w:p w14:paraId="0F201CEE" w14:textId="77777777" w:rsidR="00AE0533" w:rsidRPr="00FC6846" w:rsidRDefault="00AE0533" w:rsidP="00AE0533">
      <w:pPr>
        <w:numPr>
          <w:ilvl w:val="1"/>
          <w:numId w:val="37"/>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stakeholder review and gather feedback.</w:t>
      </w:r>
    </w:p>
    <w:p w14:paraId="5E0280F2" w14:textId="77777777" w:rsidR="00AE0533" w:rsidRPr="00FC6846" w:rsidRDefault="00AE0533" w:rsidP="00AE0533">
      <w:pPr>
        <w:numPr>
          <w:ilvl w:val="0"/>
          <w:numId w:val="37"/>
        </w:numPr>
        <w:spacing w:before="240" w:after="100" w:afterAutospacing="1" w:line="240" w:lineRule="auto"/>
        <w:rPr>
          <w:rFonts w:asciiTheme="majorHAnsi" w:eastAsia="Times New Roman" w:hAnsiTheme="majorHAnsi" w:cstheme="majorHAnsi"/>
          <w:kern w:val="0"/>
          <w14:ligatures w14:val="none"/>
        </w:rPr>
      </w:pPr>
      <w:r w:rsidRPr="00E340DE">
        <w:rPr>
          <w:rFonts w:asciiTheme="majorHAnsi" w:hAnsiTheme="majorHAnsi" w:cstheme="majorHAnsi"/>
        </w:rPr>
        <w:t xml:space="preserve">Development &amp; Implementation </w:t>
      </w:r>
    </w:p>
    <w:p w14:paraId="21199D61" w14:textId="62F96B02"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Develop interactive </w:t>
      </w:r>
      <w:r w:rsidR="005A3EB8" w:rsidRPr="00E340DE">
        <w:rPr>
          <w:rFonts w:asciiTheme="majorHAnsi" w:eastAsia="Times New Roman" w:hAnsiTheme="majorHAnsi" w:cstheme="majorHAnsi"/>
          <w:kern w:val="0"/>
          <w14:ligatures w14:val="none"/>
        </w:rPr>
        <w:t>dashboards</w:t>
      </w:r>
      <w:r w:rsidRPr="00FC6846">
        <w:rPr>
          <w:rFonts w:asciiTheme="majorHAnsi" w:eastAsia="Times New Roman" w:hAnsiTheme="majorHAnsi" w:cstheme="majorHAnsi"/>
          <w:kern w:val="0"/>
          <w14:ligatures w14:val="none"/>
        </w:rPr>
        <w:t xml:space="preserve"> with real-time data integration.</w:t>
      </w:r>
    </w:p>
    <w:p w14:paraId="6EB7676E"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filters, and user-friendly navigation.</w:t>
      </w:r>
    </w:p>
    <w:p w14:paraId="0D07D4F6" w14:textId="77777777" w:rsidR="00AE0533" w:rsidRPr="00FC6846" w:rsidRDefault="00AE0533" w:rsidP="00AE0533">
      <w:pPr>
        <w:numPr>
          <w:ilvl w:val="1"/>
          <w:numId w:val="37"/>
        </w:numPr>
        <w:spacing w:after="100" w:afterAutospacing="1" w:line="240" w:lineRule="auto"/>
        <w:rPr>
          <w:rFonts w:asciiTheme="majorHAnsi" w:eastAsia="Times New Roman" w:hAnsiTheme="majorHAnsi" w:cstheme="majorBidi"/>
          <w:kern w:val="0"/>
          <w14:ligatures w14:val="none"/>
        </w:rPr>
      </w:pPr>
      <w:r w:rsidRPr="55D6A958">
        <w:rPr>
          <w:rFonts w:asciiTheme="majorHAnsi" w:eastAsia="Times New Roman" w:hAnsiTheme="majorHAnsi" w:cstheme="majorBidi"/>
          <w:kern w:val="0"/>
          <w14:ligatures w14:val="none"/>
        </w:rPr>
        <w:t>Conduct user testing and refin</w:t>
      </w:r>
      <w:r w:rsidRPr="55D6A958">
        <w:rPr>
          <w:rFonts w:asciiTheme="majorHAnsi" w:eastAsia="Times New Roman" w:hAnsiTheme="majorHAnsi" w:cstheme="majorBidi"/>
        </w:rPr>
        <w:t>ing</w:t>
      </w:r>
      <w:r w:rsidRPr="55D6A958">
        <w:rPr>
          <w:rFonts w:asciiTheme="majorHAnsi" w:eastAsia="Times New Roman" w:hAnsiTheme="majorHAnsi" w:cstheme="majorBidi"/>
          <w:kern w:val="0"/>
          <w14:ligatures w14:val="none"/>
        </w:rPr>
        <w:t xml:space="preserve"> based on feedback.</w:t>
      </w:r>
    </w:p>
    <w:p w14:paraId="0081875C" w14:textId="77777777" w:rsidR="00AE0533" w:rsidRPr="00E340DE" w:rsidRDefault="00AE0533" w:rsidP="00AE0533">
      <w:pPr>
        <w:numPr>
          <w:ilvl w:val="0"/>
          <w:numId w:val="37"/>
        </w:numPr>
        <w:spacing w:before="240" w:after="100" w:afterAutospacing="1" w:line="240" w:lineRule="auto"/>
        <w:rPr>
          <w:rFonts w:asciiTheme="majorHAnsi" w:hAnsiTheme="majorHAnsi" w:cstheme="majorHAnsi"/>
        </w:rPr>
      </w:pPr>
      <w:r w:rsidRPr="00E340DE">
        <w:rPr>
          <w:rFonts w:asciiTheme="majorHAnsi" w:hAnsiTheme="majorHAnsi" w:cstheme="majorHAnsi"/>
        </w:rPr>
        <w:t>Deployment &amp; Training</w:t>
      </w:r>
    </w:p>
    <w:p w14:paraId="04328B6C" w14:textId="77777777" w:rsidR="00AE0533" w:rsidRPr="00FC6846" w:rsidRDefault="00AE0533" w:rsidP="00AE0533">
      <w:pPr>
        <w:numPr>
          <w:ilvl w:val="1"/>
          <w:numId w:val="37"/>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Deploy dashboards to production environment.</w:t>
      </w:r>
    </w:p>
    <w:p w14:paraId="221B6E27" w14:textId="77777777" w:rsidR="00AE0533" w:rsidRPr="00FC6846" w:rsidRDefault="00AE0533" w:rsidP="00AE0533">
      <w:pPr>
        <w:numPr>
          <w:ilvl w:val="1"/>
          <w:numId w:val="37"/>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training sessions and user guides for business users.</w:t>
      </w:r>
    </w:p>
    <w:p w14:paraId="115D8AD2" w14:textId="77777777" w:rsidR="00AE0533" w:rsidRPr="00FC6846" w:rsidRDefault="00AE0533" w:rsidP="00AE0533">
      <w:pPr>
        <w:numPr>
          <w:ilvl w:val="1"/>
          <w:numId w:val="37"/>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initial usage and address any issues.</w:t>
      </w:r>
    </w:p>
    <w:p w14:paraId="4CA35AC4" w14:textId="77777777" w:rsidR="00AE0533" w:rsidRPr="00E340DE" w:rsidRDefault="00AE0533" w:rsidP="00AE0533">
      <w:pPr>
        <w:numPr>
          <w:ilvl w:val="0"/>
          <w:numId w:val="37"/>
        </w:numPr>
        <w:spacing w:before="240" w:after="100" w:afterAutospacing="1" w:line="240" w:lineRule="auto"/>
        <w:rPr>
          <w:rFonts w:asciiTheme="majorHAnsi" w:hAnsiTheme="majorHAnsi" w:cstheme="majorHAnsi"/>
        </w:rPr>
      </w:pPr>
      <w:r w:rsidRPr="00E340DE">
        <w:rPr>
          <w:rFonts w:asciiTheme="majorHAnsi" w:hAnsiTheme="majorHAnsi" w:cstheme="majorHAnsi"/>
        </w:rPr>
        <w:t>Success Metrics</w:t>
      </w:r>
    </w:p>
    <w:p w14:paraId="31DDE370"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Reduction in manual data extraction efforts.</w:t>
      </w:r>
    </w:p>
    <w:p w14:paraId="286B13C2"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lastRenderedPageBreak/>
        <w:t>Increased user engagement with dashboards.</w:t>
      </w:r>
    </w:p>
    <w:p w14:paraId="2EE1CBAD" w14:textId="77777777" w:rsidR="00AE0533" w:rsidRPr="00FC6846" w:rsidRDefault="00AE0533" w:rsidP="00AE0533">
      <w:pPr>
        <w:numPr>
          <w:ilvl w:val="1"/>
          <w:numId w:val="37"/>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Improved decision-making based on real-time insights.</w:t>
      </w:r>
    </w:p>
    <w:p w14:paraId="5508AF80" w14:textId="77777777" w:rsidR="00AE0533" w:rsidRPr="00FC6846" w:rsidRDefault="00AE0533" w:rsidP="00A5107C">
      <w:pPr>
        <w:pStyle w:val="Heading5"/>
        <w:rPr>
          <w:rStyle w:val="normaltextrun"/>
          <w:color w:val="2F5496"/>
          <w:shd w:val="clear" w:color="auto" w:fill="FFFFFF"/>
        </w:rPr>
      </w:pPr>
      <w:r w:rsidRPr="0AA4908D">
        <w:rPr>
          <w:rStyle w:val="normaltextrun"/>
          <w:color w:val="2F5496"/>
          <w:shd w:val="clear" w:color="auto" w:fill="FFFFFF"/>
        </w:rPr>
        <w:t>Roles &amp; Responsibilities</w:t>
      </w:r>
    </w:p>
    <w:p w14:paraId="49419B30" w14:textId="0BEB45B2" w:rsidR="00AE0533" w:rsidRPr="00FC6846" w:rsidRDefault="00AE0533" w:rsidP="00AE0533">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Markman Group will be responsible for driving the business requirements gathering sessions as well as building the dashboard</w:t>
      </w:r>
      <w:r w:rsidR="00E455D7">
        <w:rPr>
          <w:rFonts w:asciiTheme="majorHAnsi" w:eastAsia="Times New Roman" w:hAnsiTheme="majorHAnsi" w:cstheme="majorHAnsi"/>
          <w:kern w:val="0"/>
          <w14:ligatures w14:val="none"/>
        </w:rPr>
        <w:t>s</w:t>
      </w:r>
      <w:r w:rsidRPr="00FC6846">
        <w:rPr>
          <w:rFonts w:asciiTheme="majorHAnsi" w:eastAsia="Times New Roman" w:hAnsiTheme="majorHAnsi" w:cstheme="majorHAnsi"/>
          <w:kern w:val="0"/>
          <w14:ligatures w14:val="none"/>
        </w:rPr>
        <w:t>.</w:t>
      </w:r>
    </w:p>
    <w:p w14:paraId="74EB6A88" w14:textId="5BDD6839" w:rsidR="00AE0533" w:rsidRPr="00FC6846" w:rsidRDefault="00AE0533" w:rsidP="00AE0533">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Metropolitan will be responsible for communicating the requirements in due time as well as testing and validating </w:t>
      </w:r>
      <w:proofErr w:type="gramStart"/>
      <w:r w:rsidRPr="00FC6846">
        <w:rPr>
          <w:rFonts w:asciiTheme="majorHAnsi" w:eastAsia="Times New Roman" w:hAnsiTheme="majorHAnsi" w:cstheme="majorHAnsi"/>
          <w:kern w:val="0"/>
          <w14:ligatures w14:val="none"/>
        </w:rPr>
        <w:t>dashboard</w:t>
      </w:r>
      <w:r w:rsidR="00E455D7">
        <w:rPr>
          <w:rFonts w:asciiTheme="majorHAnsi" w:eastAsia="Times New Roman" w:hAnsiTheme="majorHAnsi" w:cstheme="majorHAnsi"/>
          <w:kern w:val="0"/>
          <w14:ligatures w14:val="none"/>
        </w:rPr>
        <w:t>s</w:t>
      </w:r>
      <w:proofErr w:type="gramEnd"/>
      <w:r w:rsidRPr="00FC6846">
        <w:rPr>
          <w:rFonts w:asciiTheme="majorHAnsi" w:eastAsia="Times New Roman" w:hAnsiTheme="majorHAnsi" w:cstheme="majorHAnsi"/>
          <w:kern w:val="0"/>
          <w14:ligatures w14:val="none"/>
        </w:rPr>
        <w:t xml:space="preserve"> output.</w:t>
      </w:r>
    </w:p>
    <w:tbl>
      <w:tblPr>
        <w:tblW w:w="10080" w:type="dxa"/>
        <w:tblInd w:w="-5" w:type="dxa"/>
        <w:tblLayout w:type="fixed"/>
        <w:tblLook w:val="04A0" w:firstRow="1" w:lastRow="0" w:firstColumn="1" w:lastColumn="0" w:noHBand="0" w:noVBand="1"/>
      </w:tblPr>
      <w:tblGrid>
        <w:gridCol w:w="720"/>
        <w:gridCol w:w="2250"/>
        <w:gridCol w:w="1986"/>
        <w:gridCol w:w="1704"/>
        <w:gridCol w:w="1890"/>
        <w:gridCol w:w="1530"/>
      </w:tblGrid>
      <w:tr w:rsidR="00A47792" w:rsidRPr="00FC6846" w14:paraId="36C7B3A3" w14:textId="77777777" w:rsidTr="005A3EB8">
        <w:trPr>
          <w:trHeight w:val="300"/>
        </w:trPr>
        <w:tc>
          <w:tcPr>
            <w:tcW w:w="720" w:type="dxa"/>
            <w:vMerge w:val="restart"/>
            <w:tcBorders>
              <w:top w:val="single" w:sz="4" w:space="0" w:color="auto"/>
              <w:left w:val="single" w:sz="4" w:space="0" w:color="auto"/>
              <w:right w:val="single" w:sz="4" w:space="0" w:color="auto"/>
            </w:tcBorders>
            <w:shd w:val="clear" w:color="auto" w:fill="208E9B"/>
            <w:noWrap/>
            <w:vAlign w:val="center"/>
          </w:tcPr>
          <w:p w14:paraId="0662EB68" w14:textId="035BD751" w:rsidR="00AE0533" w:rsidRPr="00000260" w:rsidRDefault="00000260" w:rsidP="00DC5BA1">
            <w:pPr>
              <w:spacing w:after="0" w:line="240" w:lineRule="auto"/>
              <w:rPr>
                <w:rFonts w:asciiTheme="majorHAnsi" w:eastAsia="Times New Roman" w:hAnsiTheme="majorHAnsi" w:cstheme="majorHAnsi"/>
                <w:b/>
                <w:color w:val="FFFFFF" w:themeColor="background1"/>
                <w:kern w:val="0"/>
                <w:sz w:val="24"/>
                <w:szCs w:val="24"/>
                <w14:ligatures w14:val="none"/>
              </w:rPr>
            </w:pPr>
            <w:r w:rsidRPr="00000260">
              <w:rPr>
                <w:rFonts w:asciiTheme="majorHAnsi" w:eastAsia="Times New Roman" w:hAnsiTheme="majorHAnsi" w:cstheme="majorHAnsi"/>
                <w:b/>
                <w:bCs/>
                <w:color w:val="FFFFFF" w:themeColor="background1"/>
                <w:kern w:val="0"/>
                <w:sz w:val="24"/>
                <w:szCs w:val="24"/>
                <w14:ligatures w14:val="none"/>
              </w:rPr>
              <w:t xml:space="preserve">Nr. </w:t>
            </w:r>
          </w:p>
        </w:tc>
        <w:tc>
          <w:tcPr>
            <w:tcW w:w="2250" w:type="dxa"/>
            <w:tcBorders>
              <w:top w:val="single" w:sz="4" w:space="0" w:color="auto"/>
              <w:left w:val="nil"/>
              <w:bottom w:val="single" w:sz="4" w:space="0" w:color="auto"/>
              <w:right w:val="single" w:sz="4" w:space="0" w:color="auto"/>
            </w:tcBorders>
            <w:shd w:val="clear" w:color="auto" w:fill="208E9B"/>
            <w:vAlign w:val="center"/>
          </w:tcPr>
          <w:p w14:paraId="1BED9BF9" w14:textId="77777777" w:rsidR="00AE0533" w:rsidRPr="00FC6846" w:rsidRDefault="00AE0533" w:rsidP="00DC5BA1">
            <w:pPr>
              <w:spacing w:after="0" w:line="240" w:lineRule="auto"/>
              <w:jc w:val="center"/>
              <w:rPr>
                <w:rFonts w:asciiTheme="majorHAnsi" w:eastAsia="Times New Roman" w:hAnsiTheme="majorHAnsi" w:cstheme="majorHAnsi"/>
                <w:b/>
                <w:color w:val="FFFFFF" w:themeColor="background1"/>
                <w:kern w:val="0"/>
                <w:sz w:val="24"/>
                <w:szCs w:val="24"/>
                <w14:ligatures w14:val="none"/>
              </w:rPr>
            </w:pPr>
          </w:p>
        </w:tc>
        <w:tc>
          <w:tcPr>
            <w:tcW w:w="3690" w:type="dxa"/>
            <w:gridSpan w:val="2"/>
            <w:tcBorders>
              <w:top w:val="single" w:sz="4" w:space="0" w:color="auto"/>
              <w:left w:val="nil"/>
              <w:bottom w:val="single" w:sz="4" w:space="0" w:color="auto"/>
              <w:right w:val="single" w:sz="4" w:space="0" w:color="auto"/>
            </w:tcBorders>
            <w:shd w:val="clear" w:color="auto" w:fill="208E9B"/>
            <w:vAlign w:val="center"/>
          </w:tcPr>
          <w:p w14:paraId="058552DD" w14:textId="77777777" w:rsidR="00AE0533" w:rsidRPr="00FC6846" w:rsidRDefault="00AE0533" w:rsidP="00DC5BA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RACI</w:t>
            </w:r>
          </w:p>
        </w:tc>
        <w:tc>
          <w:tcPr>
            <w:tcW w:w="3420" w:type="dxa"/>
            <w:gridSpan w:val="2"/>
            <w:tcBorders>
              <w:top w:val="single" w:sz="4" w:space="0" w:color="auto"/>
              <w:left w:val="nil"/>
              <w:bottom w:val="single" w:sz="4" w:space="0" w:color="auto"/>
              <w:right w:val="single" w:sz="4" w:space="0" w:color="auto"/>
            </w:tcBorders>
            <w:shd w:val="clear" w:color="auto" w:fill="208E9B"/>
          </w:tcPr>
          <w:p w14:paraId="66C88CA0" w14:textId="77777777" w:rsidR="00AE0533" w:rsidRPr="00FC6846" w:rsidRDefault="00AE0533" w:rsidP="00DC5BA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Roles</w:t>
            </w:r>
          </w:p>
        </w:tc>
      </w:tr>
      <w:tr w:rsidR="0057260B" w:rsidRPr="00FC6846" w14:paraId="636B3F1A" w14:textId="77777777" w:rsidTr="005A3EB8">
        <w:trPr>
          <w:trHeight w:val="300"/>
        </w:trPr>
        <w:tc>
          <w:tcPr>
            <w:tcW w:w="720" w:type="dxa"/>
            <w:vMerge/>
            <w:tcBorders>
              <w:left w:val="single" w:sz="4" w:space="0" w:color="auto"/>
              <w:bottom w:val="single" w:sz="4" w:space="0" w:color="auto"/>
              <w:right w:val="single" w:sz="4" w:space="0" w:color="auto"/>
            </w:tcBorders>
            <w:shd w:val="clear" w:color="auto" w:fill="208E9B"/>
            <w:noWrap/>
            <w:vAlign w:val="center"/>
            <w:hideMark/>
          </w:tcPr>
          <w:p w14:paraId="26434211" w14:textId="77777777" w:rsidR="00AE0533" w:rsidRPr="00FC6846" w:rsidRDefault="00AE0533" w:rsidP="00DC5BA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p>
        </w:tc>
        <w:tc>
          <w:tcPr>
            <w:tcW w:w="2250" w:type="dxa"/>
            <w:tcBorders>
              <w:top w:val="single" w:sz="4" w:space="0" w:color="auto"/>
              <w:left w:val="nil"/>
              <w:bottom w:val="single" w:sz="4" w:space="0" w:color="auto"/>
              <w:right w:val="single" w:sz="4" w:space="0" w:color="auto"/>
            </w:tcBorders>
            <w:shd w:val="clear" w:color="auto" w:fill="208E9B"/>
            <w:vAlign w:val="center"/>
            <w:hideMark/>
          </w:tcPr>
          <w:p w14:paraId="7D4A5572" w14:textId="77777777" w:rsidR="00AE0533" w:rsidRPr="00FC6846" w:rsidRDefault="00AE0533" w:rsidP="00DC5BA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w:t>
            </w:r>
          </w:p>
        </w:tc>
        <w:tc>
          <w:tcPr>
            <w:tcW w:w="1986" w:type="dxa"/>
            <w:tcBorders>
              <w:top w:val="single" w:sz="4" w:space="0" w:color="auto"/>
              <w:left w:val="nil"/>
              <w:bottom w:val="single" w:sz="4" w:space="0" w:color="auto"/>
              <w:right w:val="single" w:sz="4" w:space="0" w:color="auto"/>
            </w:tcBorders>
            <w:shd w:val="clear" w:color="auto" w:fill="208E9B"/>
            <w:vAlign w:val="center"/>
            <w:hideMark/>
          </w:tcPr>
          <w:p w14:paraId="27BCFD5D" w14:textId="77777777" w:rsidR="00AE0533" w:rsidRPr="00FC6846" w:rsidRDefault="00AE0533" w:rsidP="00DC5BA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704" w:type="dxa"/>
            <w:tcBorders>
              <w:top w:val="single" w:sz="4" w:space="0" w:color="auto"/>
              <w:left w:val="nil"/>
              <w:bottom w:val="single" w:sz="4" w:space="0" w:color="auto"/>
              <w:right w:val="single" w:sz="4" w:space="0" w:color="auto"/>
            </w:tcBorders>
            <w:shd w:val="clear" w:color="auto" w:fill="208E9B"/>
            <w:noWrap/>
            <w:vAlign w:val="center"/>
            <w:hideMark/>
          </w:tcPr>
          <w:p w14:paraId="18509182" w14:textId="77777777" w:rsidR="00AE0533" w:rsidRPr="00FC6846" w:rsidRDefault="00AE0533" w:rsidP="00DC5BA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890" w:type="dxa"/>
            <w:tcBorders>
              <w:top w:val="single" w:sz="4" w:space="0" w:color="auto"/>
              <w:left w:val="nil"/>
              <w:bottom w:val="single" w:sz="4" w:space="0" w:color="auto"/>
              <w:right w:val="single" w:sz="4" w:space="0" w:color="auto"/>
            </w:tcBorders>
            <w:shd w:val="clear" w:color="auto" w:fill="208E9B"/>
          </w:tcPr>
          <w:p w14:paraId="65EAEEF5" w14:textId="77777777" w:rsidR="00AE0533" w:rsidRPr="00FC6846" w:rsidRDefault="00AE0533" w:rsidP="00DC5BA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30" w:type="dxa"/>
            <w:tcBorders>
              <w:top w:val="single" w:sz="4" w:space="0" w:color="auto"/>
              <w:left w:val="nil"/>
              <w:bottom w:val="single" w:sz="4" w:space="0" w:color="auto"/>
              <w:right w:val="single" w:sz="4" w:space="0" w:color="auto"/>
            </w:tcBorders>
            <w:shd w:val="clear" w:color="auto" w:fill="208E9B"/>
          </w:tcPr>
          <w:p w14:paraId="00DE18D4" w14:textId="77777777" w:rsidR="00AE0533" w:rsidRPr="00FC6846" w:rsidRDefault="00AE0533" w:rsidP="00DC5BA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57260B" w:rsidRPr="00FC6846" w14:paraId="7DE349A7" w14:textId="77777777" w:rsidTr="005A3EB8">
        <w:trPr>
          <w:trHeight w:val="900"/>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60AA3B" w14:textId="504E0552" w:rsidR="00AE0533" w:rsidRPr="00FC6846" w:rsidRDefault="005A3EB8" w:rsidP="00DC5BA1">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3.5.1</w:t>
            </w:r>
          </w:p>
        </w:tc>
        <w:tc>
          <w:tcPr>
            <w:tcW w:w="2250" w:type="dxa"/>
            <w:tcBorders>
              <w:top w:val="single" w:sz="4" w:space="0" w:color="auto"/>
              <w:left w:val="nil"/>
              <w:bottom w:val="single" w:sz="4" w:space="0" w:color="auto"/>
              <w:right w:val="single" w:sz="4" w:space="0" w:color="auto"/>
            </w:tcBorders>
            <w:shd w:val="clear" w:color="auto" w:fill="auto"/>
            <w:vAlign w:val="center"/>
          </w:tcPr>
          <w:p w14:paraId="2B6F59F3" w14:textId="77777777" w:rsidR="00AE0533" w:rsidRPr="00E455D7" w:rsidRDefault="00AE0533" w:rsidP="00DC5BA1">
            <w:pPr>
              <w:spacing w:after="100" w:afterAutospacing="1" w:line="240" w:lineRule="auto"/>
              <w:rPr>
                <w:rFonts w:asciiTheme="majorHAnsi" w:eastAsia="Times New Roman" w:hAnsiTheme="majorHAnsi" w:cstheme="majorHAnsi"/>
                <w:kern w:val="0"/>
                <w14:ligatures w14:val="none"/>
              </w:rPr>
            </w:pPr>
            <w:proofErr w:type="spellStart"/>
            <w:r w:rsidRPr="00E455D7">
              <w:rPr>
                <w:rFonts w:asciiTheme="majorHAnsi" w:eastAsia="Times New Roman" w:hAnsiTheme="majorHAnsi" w:cstheme="majorHAnsi"/>
                <w:kern w:val="0"/>
                <w14:ligatures w14:val="none"/>
              </w:rPr>
              <w:t>PowerBI</w:t>
            </w:r>
            <w:proofErr w:type="spellEnd"/>
            <w:r w:rsidRPr="00E455D7">
              <w:rPr>
                <w:rFonts w:asciiTheme="majorHAnsi" w:eastAsia="Times New Roman" w:hAnsiTheme="majorHAnsi" w:cstheme="majorHAnsi"/>
                <w:kern w:val="0"/>
                <w14:ligatures w14:val="none"/>
              </w:rPr>
              <w:t xml:space="preserve"> Architecture Technical Set Up</w:t>
            </w:r>
          </w:p>
        </w:tc>
        <w:tc>
          <w:tcPr>
            <w:tcW w:w="1986" w:type="dxa"/>
            <w:tcBorders>
              <w:top w:val="single" w:sz="4" w:space="0" w:color="auto"/>
              <w:left w:val="nil"/>
              <w:bottom w:val="single" w:sz="4" w:space="0" w:color="auto"/>
              <w:right w:val="single" w:sz="4" w:space="0" w:color="auto"/>
            </w:tcBorders>
            <w:shd w:val="clear" w:color="auto" w:fill="auto"/>
            <w:vAlign w:val="center"/>
          </w:tcPr>
          <w:p w14:paraId="69DA81D0"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7EB2EDCA"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3159476F"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 – Infrastructure Lead,</w:t>
            </w:r>
          </w:p>
          <w:p w14:paraId="49163A46"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4C67E2C"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w:t>
            </w:r>
          </w:p>
        </w:tc>
      </w:tr>
      <w:tr w:rsidR="0057260B" w:rsidRPr="00FC6846" w14:paraId="0C5BA57A" w14:textId="77777777" w:rsidTr="005A3EB8">
        <w:trPr>
          <w:trHeight w:val="900"/>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8D8C9F" w14:textId="43518CA5" w:rsidR="00AE0533" w:rsidRPr="00FC6846" w:rsidRDefault="005A3EB8" w:rsidP="00DC5BA1">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3.5.2</w:t>
            </w:r>
          </w:p>
        </w:tc>
        <w:tc>
          <w:tcPr>
            <w:tcW w:w="2250" w:type="dxa"/>
            <w:tcBorders>
              <w:top w:val="single" w:sz="4" w:space="0" w:color="auto"/>
              <w:left w:val="nil"/>
              <w:bottom w:val="single" w:sz="4" w:space="0" w:color="auto"/>
              <w:right w:val="single" w:sz="4" w:space="0" w:color="auto"/>
            </w:tcBorders>
            <w:shd w:val="clear" w:color="auto" w:fill="auto"/>
            <w:vAlign w:val="center"/>
          </w:tcPr>
          <w:p w14:paraId="38587A77" w14:textId="77777777" w:rsidR="00AE0533" w:rsidRPr="00E455D7" w:rsidRDefault="00AE0533" w:rsidP="00DC5BA1">
            <w:pPr>
              <w:spacing w:after="100" w:afterAutospacing="1" w:line="240" w:lineRule="auto"/>
              <w:rPr>
                <w:rFonts w:asciiTheme="majorHAnsi" w:eastAsia="Times New Roman" w:hAnsiTheme="majorHAnsi" w:cstheme="majorHAnsi"/>
                <w:kern w:val="0"/>
                <w14:ligatures w14:val="none"/>
              </w:rPr>
            </w:pPr>
            <w:r w:rsidRPr="00E455D7">
              <w:rPr>
                <w:rFonts w:asciiTheme="majorHAnsi" w:eastAsia="Times New Roman" w:hAnsiTheme="majorHAnsi" w:cstheme="majorHAnsi"/>
                <w:kern w:val="0"/>
                <w14:ligatures w14:val="none"/>
              </w:rPr>
              <w:t>Planning Phase</w:t>
            </w:r>
          </w:p>
        </w:tc>
        <w:tc>
          <w:tcPr>
            <w:tcW w:w="1986" w:type="dxa"/>
            <w:tcBorders>
              <w:top w:val="single" w:sz="4" w:space="0" w:color="auto"/>
              <w:left w:val="nil"/>
              <w:bottom w:val="single" w:sz="4" w:space="0" w:color="auto"/>
              <w:right w:val="single" w:sz="4" w:space="0" w:color="auto"/>
            </w:tcBorders>
            <w:shd w:val="clear" w:color="auto" w:fill="auto"/>
            <w:vAlign w:val="center"/>
          </w:tcPr>
          <w:p w14:paraId="355F04BE"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1945BAE0"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231EF2A7"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54FAAE2" w14:textId="2ABB2FA9" w:rsidR="00AE0533" w:rsidRPr="00FC6846" w:rsidRDefault="00E455D7" w:rsidP="00DC5BA1">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Deal</w:t>
            </w:r>
            <w:r w:rsidR="00AE0533" w:rsidRPr="00FC6846">
              <w:rPr>
                <w:rFonts w:asciiTheme="majorHAnsi" w:eastAsia="Times New Roman" w:hAnsiTheme="majorHAnsi" w:cstheme="majorHAnsi"/>
                <w:color w:val="000000"/>
                <w:kern w:val="0"/>
                <w14:ligatures w14:val="none"/>
              </w:rPr>
              <w:t xml:space="preserve"> Team</w:t>
            </w:r>
          </w:p>
        </w:tc>
      </w:tr>
      <w:tr w:rsidR="0057260B" w:rsidRPr="00FC6846" w14:paraId="4114559B" w14:textId="77777777" w:rsidTr="005A3EB8">
        <w:trPr>
          <w:trHeight w:val="900"/>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E7F916" w14:textId="105F0DD0" w:rsidR="00AE0533" w:rsidRPr="00FC6846" w:rsidRDefault="005A3EB8" w:rsidP="00DC5BA1">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3.5.3</w:t>
            </w:r>
          </w:p>
        </w:tc>
        <w:tc>
          <w:tcPr>
            <w:tcW w:w="2250" w:type="dxa"/>
            <w:tcBorders>
              <w:top w:val="single" w:sz="4" w:space="0" w:color="auto"/>
              <w:left w:val="nil"/>
              <w:bottom w:val="single" w:sz="4" w:space="0" w:color="auto"/>
              <w:right w:val="single" w:sz="4" w:space="0" w:color="auto"/>
            </w:tcBorders>
            <w:shd w:val="clear" w:color="auto" w:fill="auto"/>
            <w:vAlign w:val="center"/>
            <w:hideMark/>
          </w:tcPr>
          <w:p w14:paraId="084B8A93" w14:textId="77777777" w:rsidR="00AE0533" w:rsidRPr="00FC6846" w:rsidRDefault="00AE0533" w:rsidP="00DC5BA1">
            <w:pPr>
              <w:spacing w:before="240" w:after="100" w:afterAutospacing="1" w:line="240" w:lineRule="auto"/>
              <w:rPr>
                <w:rFonts w:asciiTheme="majorHAnsi" w:eastAsia="Times New Roman" w:hAnsiTheme="majorHAnsi" w:cstheme="majorHAnsi"/>
                <w:kern w:val="0"/>
                <w14:ligatures w14:val="none"/>
              </w:rPr>
            </w:pPr>
            <w:r w:rsidRPr="00E455D7">
              <w:rPr>
                <w:rFonts w:asciiTheme="majorHAnsi" w:hAnsiTheme="majorHAnsi" w:cstheme="majorHAnsi"/>
              </w:rPr>
              <w:t>Dashboard Design &amp; Prototyping</w:t>
            </w:r>
          </w:p>
          <w:p w14:paraId="550FEB1D" w14:textId="77777777" w:rsidR="00AE0533" w:rsidRPr="00FC6846" w:rsidRDefault="00AE0533" w:rsidP="00DC5BA1">
            <w:pPr>
              <w:spacing w:after="100" w:afterAutospacing="1" w:line="240" w:lineRule="auto"/>
              <w:rPr>
                <w:rFonts w:asciiTheme="majorHAnsi" w:eastAsia="Times New Roman" w:hAnsiTheme="majorHAnsi" w:cstheme="majorHAnsi"/>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5EBB9CD6"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5E7CADC2"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890" w:type="dxa"/>
            <w:tcBorders>
              <w:top w:val="single" w:sz="4" w:space="0" w:color="auto"/>
              <w:left w:val="nil"/>
              <w:bottom w:val="single" w:sz="4" w:space="0" w:color="auto"/>
              <w:right w:val="single" w:sz="4" w:space="0" w:color="auto"/>
            </w:tcBorders>
            <w:vAlign w:val="center"/>
          </w:tcPr>
          <w:p w14:paraId="7022DA85"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04260181" w14:textId="73F61F46" w:rsidR="00AE0533" w:rsidRPr="00FC6846" w:rsidRDefault="00E455D7" w:rsidP="00DC5BA1">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Deal</w:t>
            </w:r>
            <w:r w:rsidRPr="00FC6846">
              <w:rPr>
                <w:rFonts w:asciiTheme="majorHAnsi" w:eastAsia="Times New Roman" w:hAnsiTheme="majorHAnsi" w:cstheme="majorHAnsi"/>
                <w:color w:val="000000"/>
                <w:kern w:val="0"/>
                <w14:ligatures w14:val="none"/>
              </w:rPr>
              <w:t xml:space="preserve"> Team</w:t>
            </w:r>
          </w:p>
        </w:tc>
      </w:tr>
      <w:tr w:rsidR="0057260B" w:rsidRPr="00FC6846" w14:paraId="5CB6B6CC" w14:textId="77777777" w:rsidTr="005A3EB8">
        <w:trPr>
          <w:trHeight w:val="900"/>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24E770" w14:textId="37E242D7" w:rsidR="00AE0533" w:rsidRPr="00FC6846" w:rsidRDefault="005A3EB8" w:rsidP="00DC5BA1">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3.5.4</w:t>
            </w:r>
          </w:p>
        </w:tc>
        <w:tc>
          <w:tcPr>
            <w:tcW w:w="2250" w:type="dxa"/>
            <w:tcBorders>
              <w:top w:val="single" w:sz="4" w:space="0" w:color="auto"/>
              <w:left w:val="nil"/>
              <w:bottom w:val="single" w:sz="4" w:space="0" w:color="auto"/>
              <w:right w:val="single" w:sz="4" w:space="0" w:color="auto"/>
            </w:tcBorders>
            <w:shd w:val="clear" w:color="auto" w:fill="auto"/>
            <w:vAlign w:val="center"/>
            <w:hideMark/>
          </w:tcPr>
          <w:p w14:paraId="56CF7C24" w14:textId="77777777" w:rsidR="00AE0533" w:rsidRPr="00FC6846" w:rsidRDefault="00AE0533" w:rsidP="00DC5BA1">
            <w:pPr>
              <w:spacing w:before="240" w:after="100" w:afterAutospacing="1" w:line="240" w:lineRule="auto"/>
              <w:rPr>
                <w:rFonts w:asciiTheme="majorHAnsi" w:eastAsia="Times New Roman" w:hAnsiTheme="majorHAnsi" w:cstheme="majorHAnsi"/>
                <w:kern w:val="0"/>
                <w14:ligatures w14:val="none"/>
              </w:rPr>
            </w:pPr>
            <w:r w:rsidRPr="00E455D7">
              <w:rPr>
                <w:rFonts w:asciiTheme="majorHAnsi" w:hAnsiTheme="majorHAnsi" w:cstheme="majorHAnsi"/>
              </w:rPr>
              <w:t xml:space="preserve">Development &amp; Implementation </w:t>
            </w:r>
          </w:p>
          <w:p w14:paraId="70DA63B7" w14:textId="77777777" w:rsidR="00AE0533" w:rsidRPr="00FC6846" w:rsidRDefault="00AE0533" w:rsidP="00DC5BA1">
            <w:pPr>
              <w:spacing w:after="0" w:line="240" w:lineRule="auto"/>
              <w:rPr>
                <w:rFonts w:asciiTheme="majorHAnsi" w:eastAsia="Times New Roman" w:hAnsiTheme="majorHAnsi" w:cstheme="majorHAnsi"/>
                <w:color w:val="000000"/>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0530603D"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2BE8C846"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1C57DD2E"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1CCE694" w14:textId="50996164" w:rsidR="00AE0533" w:rsidRPr="00FC6846" w:rsidRDefault="00E455D7" w:rsidP="00DC5BA1">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Deal</w:t>
            </w:r>
            <w:r w:rsidRPr="00FC6846">
              <w:rPr>
                <w:rFonts w:asciiTheme="majorHAnsi" w:eastAsia="Times New Roman" w:hAnsiTheme="majorHAnsi" w:cstheme="majorHAnsi"/>
                <w:color w:val="000000"/>
                <w:kern w:val="0"/>
                <w14:ligatures w14:val="none"/>
              </w:rPr>
              <w:t xml:space="preserve"> Team</w:t>
            </w:r>
          </w:p>
        </w:tc>
      </w:tr>
      <w:tr w:rsidR="0057260B" w:rsidRPr="00FC6846" w14:paraId="47DF055D" w14:textId="77777777" w:rsidTr="005A3EB8">
        <w:trPr>
          <w:trHeight w:val="900"/>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F93D6" w14:textId="5242ADEF" w:rsidR="00AE0533" w:rsidRPr="00FC6846" w:rsidRDefault="005A3EB8" w:rsidP="00DC5BA1">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3.5.5</w:t>
            </w:r>
          </w:p>
        </w:tc>
        <w:tc>
          <w:tcPr>
            <w:tcW w:w="2250" w:type="dxa"/>
            <w:tcBorders>
              <w:top w:val="single" w:sz="4" w:space="0" w:color="auto"/>
              <w:left w:val="nil"/>
              <w:bottom w:val="single" w:sz="4" w:space="0" w:color="auto"/>
              <w:right w:val="single" w:sz="4" w:space="0" w:color="auto"/>
            </w:tcBorders>
            <w:shd w:val="clear" w:color="auto" w:fill="auto"/>
            <w:vAlign w:val="center"/>
            <w:hideMark/>
          </w:tcPr>
          <w:p w14:paraId="67276FE0" w14:textId="77777777" w:rsidR="00AE0533" w:rsidRPr="00FC6846" w:rsidRDefault="00AE0533" w:rsidP="00DC5BA1">
            <w:pPr>
              <w:spacing w:after="0" w:line="240" w:lineRule="auto"/>
              <w:rPr>
                <w:rFonts w:asciiTheme="majorHAnsi" w:eastAsia="Times New Roman" w:hAnsiTheme="majorHAnsi" w:cstheme="majorHAnsi"/>
                <w:color w:val="000000"/>
                <w:kern w:val="0"/>
                <w14:ligatures w14:val="none"/>
              </w:rPr>
            </w:pPr>
            <w:r w:rsidRPr="00E455D7">
              <w:rPr>
                <w:rFonts w:asciiTheme="majorHAnsi" w:hAnsiTheme="majorHAnsi" w:cstheme="majorHAnsi"/>
              </w:rPr>
              <w:t>Deployment &amp; Training</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6EFBDD3B"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4F63201C"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8D3BFCB" w14:textId="77777777" w:rsidR="00AE0533" w:rsidRPr="00FC6846" w:rsidRDefault="00AE0533" w:rsidP="00DC5BA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5E719E9E" w14:textId="7CB8AADD" w:rsidR="00AE0533" w:rsidRPr="00E455D7" w:rsidRDefault="00E455D7" w:rsidP="00DC5BA1">
            <w:pPr>
              <w:spacing w:after="0" w:line="240" w:lineRule="auto"/>
              <w:jc w:val="center"/>
              <w:rPr>
                <w:rFonts w:asciiTheme="majorHAnsi" w:eastAsia="Times New Roman" w:hAnsiTheme="majorHAnsi" w:cstheme="majorHAnsi"/>
                <w:b/>
                <w:color w:val="000000"/>
                <w:kern w:val="0"/>
                <w14:ligatures w14:val="none"/>
              </w:rPr>
            </w:pPr>
            <w:r>
              <w:rPr>
                <w:rFonts w:asciiTheme="majorHAnsi" w:eastAsia="Times New Roman" w:hAnsiTheme="majorHAnsi" w:cstheme="majorHAnsi"/>
                <w:color w:val="000000"/>
                <w:kern w:val="0"/>
                <w14:ligatures w14:val="none"/>
              </w:rPr>
              <w:t>Deal</w:t>
            </w:r>
            <w:r w:rsidRPr="00FC6846">
              <w:rPr>
                <w:rFonts w:asciiTheme="majorHAnsi" w:eastAsia="Times New Roman" w:hAnsiTheme="majorHAnsi" w:cstheme="majorHAnsi"/>
                <w:color w:val="000000"/>
                <w:kern w:val="0"/>
                <w14:ligatures w14:val="none"/>
              </w:rPr>
              <w:t xml:space="preserve"> Team</w:t>
            </w:r>
          </w:p>
        </w:tc>
      </w:tr>
    </w:tbl>
    <w:p w14:paraId="2F7C4EFB" w14:textId="77777777" w:rsidR="00AE0533" w:rsidRPr="00FC6846" w:rsidRDefault="00AE0533" w:rsidP="00AE0533">
      <w:pPr>
        <w:rPr>
          <w:rStyle w:val="normaltextrun"/>
          <w:rFonts w:asciiTheme="majorHAnsi" w:hAnsiTheme="majorHAnsi" w:cstheme="majorHAnsi"/>
          <w:color w:val="2F5496"/>
          <w:shd w:val="clear" w:color="auto" w:fill="FFFFFF"/>
        </w:rPr>
      </w:pPr>
    </w:p>
    <w:p w14:paraId="4EEEB6EB" w14:textId="77777777" w:rsidR="00AE0533" w:rsidRPr="00FC6846" w:rsidRDefault="00AE0533" w:rsidP="00AE0533">
      <w:pPr>
        <w:rPr>
          <w:rStyle w:val="normaltextrun"/>
          <w:rFonts w:asciiTheme="majorHAnsi" w:hAnsiTheme="majorHAnsi" w:cstheme="majorHAnsi"/>
          <w:color w:val="000000" w:themeColor="text1"/>
          <w:shd w:val="clear" w:color="auto" w:fill="FFFFFF"/>
        </w:rPr>
      </w:pPr>
      <w:r w:rsidRPr="00FC6846">
        <w:rPr>
          <w:rStyle w:val="normaltextrun"/>
          <w:rFonts w:asciiTheme="majorHAnsi" w:hAnsiTheme="majorHAnsi" w:cstheme="majorHAnsi"/>
          <w:color w:val="000000" w:themeColor="text1"/>
          <w:shd w:val="clear" w:color="auto" w:fill="FFFFFF"/>
        </w:rPr>
        <w:t>*Estimations are based</w:t>
      </w:r>
      <w:r>
        <w:rPr>
          <w:rStyle w:val="normaltextrun"/>
          <w:rFonts w:asciiTheme="majorHAnsi" w:hAnsiTheme="majorHAnsi" w:cstheme="majorHAnsi"/>
          <w:color w:val="000000" w:themeColor="text1"/>
          <w:shd w:val="clear" w:color="auto" w:fill="FFFFFF"/>
        </w:rPr>
        <w:t xml:space="preserve"> </w:t>
      </w:r>
      <w:r w:rsidRPr="00FC6846">
        <w:rPr>
          <w:rStyle w:val="normaltextrun"/>
          <w:rFonts w:asciiTheme="majorHAnsi" w:hAnsiTheme="majorHAnsi" w:cstheme="majorHAnsi"/>
          <w:color w:val="000000" w:themeColor="text1"/>
          <w:shd w:val="clear" w:color="auto" w:fill="FFFFFF"/>
        </w:rPr>
        <w:t xml:space="preserve">on assumption that Metropolitan has </w:t>
      </w:r>
      <w:proofErr w:type="spellStart"/>
      <w:r w:rsidRPr="00FC6846">
        <w:rPr>
          <w:rStyle w:val="normaltextrun"/>
          <w:rFonts w:asciiTheme="majorHAnsi" w:hAnsiTheme="majorHAnsi" w:cstheme="majorHAnsi"/>
          <w:color w:val="000000" w:themeColor="text1"/>
          <w:shd w:val="clear" w:color="auto" w:fill="FFFFFF"/>
        </w:rPr>
        <w:t>PowerBI</w:t>
      </w:r>
      <w:proofErr w:type="spellEnd"/>
      <w:r w:rsidRPr="00FC6846">
        <w:rPr>
          <w:rStyle w:val="normaltextrun"/>
          <w:rFonts w:asciiTheme="majorHAnsi" w:hAnsiTheme="majorHAnsi" w:cstheme="majorHAnsi"/>
          <w:color w:val="000000" w:themeColor="text1"/>
          <w:shd w:val="clear" w:color="auto" w:fill="FFFFFF"/>
        </w:rPr>
        <w:t xml:space="preserve"> already set up and the connection with PIPE is established. If that´s not the case</w:t>
      </w:r>
      <w:r>
        <w:rPr>
          <w:rStyle w:val="normaltextrun"/>
          <w:rFonts w:asciiTheme="majorHAnsi" w:hAnsiTheme="majorHAnsi" w:cstheme="majorHAnsi"/>
          <w:color w:val="000000" w:themeColor="text1"/>
          <w:shd w:val="clear" w:color="auto" w:fill="FFFFFF"/>
        </w:rPr>
        <w:t>,</w:t>
      </w:r>
      <w:r w:rsidRPr="00FC6846">
        <w:rPr>
          <w:rStyle w:val="normaltextrun"/>
          <w:rFonts w:asciiTheme="majorHAnsi" w:hAnsiTheme="majorHAnsi" w:cstheme="majorHAnsi"/>
          <w:color w:val="000000" w:themeColor="text1"/>
          <w:shd w:val="clear" w:color="auto" w:fill="FFFFFF"/>
        </w:rPr>
        <w:t xml:space="preserve"> we´ll need to revisit estimations based on the situation. </w:t>
      </w:r>
    </w:p>
    <w:p w14:paraId="3CC54FFA" w14:textId="3BB145AE" w:rsidR="008813BE" w:rsidRDefault="00AE0533" w:rsidP="000F512A">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*Dashboard Design and Prototyping is dependent on </w:t>
      </w: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Architecture Technical Set. Once the infrastructure is ready, the dashboard design can kick off.</w:t>
      </w:r>
    </w:p>
    <w:p w14:paraId="3ACC7946" w14:textId="5BD33851" w:rsidR="008E7DCB" w:rsidRPr="00DF6CE9" w:rsidRDefault="00E340DE" w:rsidP="00DF6CE9">
      <w:pPr>
        <w:pStyle w:val="Heading3"/>
        <w:ind w:firstLine="360"/>
        <w:rPr>
          <w:rStyle w:val="normaltextrun"/>
          <w:rFonts w:asciiTheme="majorHAnsi" w:hAnsiTheme="majorHAnsi" w:cstheme="majorHAnsi"/>
          <w:b w:val="0"/>
          <w:color w:val="2F5496" w:themeColor="accent1" w:themeShade="BF"/>
          <w:sz w:val="24"/>
          <w:szCs w:val="24"/>
        </w:rPr>
      </w:pPr>
      <w:bookmarkStart w:id="48" w:name="_Toc190285276"/>
      <w:bookmarkStart w:id="49" w:name="_Toc190290247"/>
      <w:r w:rsidRPr="00E340DE">
        <w:rPr>
          <w:rStyle w:val="normaltextrun"/>
          <w:rFonts w:asciiTheme="majorHAnsi" w:hAnsiTheme="majorHAnsi" w:cstheme="majorHAnsi"/>
          <w:b w:val="0"/>
          <w:bCs w:val="0"/>
          <w:color w:val="2F5496" w:themeColor="accent1" w:themeShade="BF"/>
          <w:sz w:val="22"/>
          <w:szCs w:val="22"/>
        </w:rPr>
        <w:t xml:space="preserve">3.6 </w:t>
      </w:r>
      <w:r w:rsidR="00DD16DD" w:rsidRPr="00DF6CE9">
        <w:rPr>
          <w:rStyle w:val="normaltextrun"/>
          <w:rFonts w:asciiTheme="majorHAnsi" w:hAnsiTheme="majorHAnsi" w:cstheme="majorHAnsi"/>
          <w:b w:val="0"/>
          <w:color w:val="2F5496" w:themeColor="accent1" w:themeShade="BF"/>
          <w:sz w:val="24"/>
          <w:szCs w:val="24"/>
        </w:rPr>
        <w:t>Training &amp; Change Management</w:t>
      </w:r>
      <w:bookmarkEnd w:id="48"/>
      <w:bookmarkEnd w:id="49"/>
    </w:p>
    <w:p w14:paraId="4391EE50" w14:textId="73E0BF31" w:rsidR="004F104A" w:rsidRPr="00FC6846" w:rsidRDefault="004F104A" w:rsidP="004F104A">
      <w:pPr>
        <w:pStyle w:val="NormalWeb"/>
        <w:rPr>
          <w:rFonts w:asciiTheme="majorHAnsi" w:hAnsiTheme="majorHAnsi" w:cstheme="majorHAnsi"/>
          <w:sz w:val="22"/>
          <w:szCs w:val="22"/>
        </w:rPr>
      </w:pPr>
      <w:r w:rsidRPr="00FC6846">
        <w:rPr>
          <w:rFonts w:asciiTheme="majorHAnsi" w:hAnsiTheme="majorHAnsi" w:cstheme="majorHAnsi"/>
          <w:sz w:val="22"/>
          <w:szCs w:val="22"/>
        </w:rPr>
        <w:t xml:space="preserve">Markman </w:t>
      </w:r>
      <w:r w:rsidR="00AE3E9B" w:rsidRPr="00FC6846">
        <w:rPr>
          <w:rFonts w:asciiTheme="majorHAnsi" w:hAnsiTheme="majorHAnsi" w:cstheme="majorHAnsi"/>
          <w:sz w:val="22"/>
          <w:szCs w:val="22"/>
        </w:rPr>
        <w:t>G</w:t>
      </w:r>
      <w:r w:rsidRPr="00FC6846">
        <w:rPr>
          <w:rFonts w:asciiTheme="majorHAnsi" w:hAnsiTheme="majorHAnsi" w:cstheme="majorHAnsi"/>
          <w:sz w:val="22"/>
          <w:szCs w:val="22"/>
        </w:rPr>
        <w:t>roup will provide targeted training to help users effectively work with the new data quality dashboard</w:t>
      </w:r>
      <w:r w:rsidR="00000260">
        <w:rPr>
          <w:rFonts w:asciiTheme="majorHAnsi" w:hAnsiTheme="majorHAnsi" w:cstheme="majorHAnsi"/>
          <w:sz w:val="22"/>
          <w:szCs w:val="22"/>
        </w:rPr>
        <w:t xml:space="preserve">, </w:t>
      </w:r>
      <w:r w:rsidRPr="00FC6846">
        <w:rPr>
          <w:rFonts w:asciiTheme="majorHAnsi" w:hAnsiTheme="majorHAnsi" w:cstheme="majorHAnsi"/>
          <w:sz w:val="22"/>
          <w:szCs w:val="22"/>
        </w:rPr>
        <w:t>automated email notifications</w:t>
      </w:r>
      <w:r w:rsidR="00000260">
        <w:rPr>
          <w:rFonts w:asciiTheme="majorHAnsi" w:hAnsiTheme="majorHAnsi" w:cstheme="majorHAnsi"/>
          <w:sz w:val="22"/>
          <w:szCs w:val="22"/>
        </w:rPr>
        <w:t>, Pipeline and Funnel dashboards.</w:t>
      </w:r>
      <w:r w:rsidRPr="00FC6846">
        <w:rPr>
          <w:rFonts w:asciiTheme="majorHAnsi" w:hAnsiTheme="majorHAnsi" w:cstheme="majorHAnsi"/>
          <w:sz w:val="22"/>
          <w:szCs w:val="22"/>
        </w:rPr>
        <w:t xml:space="preserve"> We will also deliver technical documentation for all implemented processes to support ongoing use. This phase ensures users are comfortable with the tools and processes, with continued support available as needed.</w:t>
      </w:r>
    </w:p>
    <w:p w14:paraId="00120248" w14:textId="189CC497" w:rsidR="004F104A" w:rsidRPr="00FC6846" w:rsidRDefault="004F104A" w:rsidP="004F104A">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3205"/>
        <w:gridCol w:w="2988"/>
        <w:gridCol w:w="1775"/>
        <w:gridCol w:w="1705"/>
      </w:tblGrid>
      <w:tr w:rsidR="00DA5DC3" w:rsidRPr="00FC6846" w14:paraId="3B3705E5" w14:textId="4DD7FC5F" w:rsidTr="00EC69EA">
        <w:trPr>
          <w:trHeight w:val="304"/>
        </w:trPr>
        <w:tc>
          <w:tcPr>
            <w:tcW w:w="1052" w:type="dxa"/>
            <w:shd w:val="clear" w:color="auto" w:fill="208E9B"/>
            <w:noWrap/>
            <w:vAlign w:val="bottom"/>
            <w:hideMark/>
          </w:tcPr>
          <w:p w14:paraId="4C7E530F"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205" w:type="dxa"/>
            <w:shd w:val="clear" w:color="auto" w:fill="208E9B"/>
            <w:vAlign w:val="center"/>
            <w:hideMark/>
          </w:tcPr>
          <w:p w14:paraId="25455545"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988" w:type="dxa"/>
            <w:shd w:val="clear" w:color="auto" w:fill="208E9B"/>
            <w:vAlign w:val="center"/>
            <w:hideMark/>
          </w:tcPr>
          <w:p w14:paraId="6FE50457"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775" w:type="dxa"/>
            <w:shd w:val="clear" w:color="auto" w:fill="208E9B"/>
            <w:noWrap/>
            <w:vAlign w:val="bottom"/>
            <w:hideMark/>
          </w:tcPr>
          <w:p w14:paraId="3FE47A5D" w14:textId="017F76DD"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w:t>
            </w:r>
            <w:r>
              <w:rPr>
                <w:rFonts w:eastAsia="Times New Roman"/>
                <w:b/>
                <w:color w:val="FFFFFF" w:themeColor="background1"/>
                <w:kern w:val="0"/>
                <w:sz w:val="24"/>
                <w:szCs w:val="24"/>
                <w14:ligatures w14:val="none"/>
              </w:rPr>
              <w:t>arkman Group</w:t>
            </w:r>
          </w:p>
        </w:tc>
        <w:tc>
          <w:tcPr>
            <w:tcW w:w="1705" w:type="dxa"/>
            <w:shd w:val="clear" w:color="auto" w:fill="208E9B"/>
            <w:vAlign w:val="center"/>
          </w:tcPr>
          <w:p w14:paraId="71F99B61" w14:textId="37D28C44" w:rsidR="00DA5DC3" w:rsidRPr="00FC6846" w:rsidRDefault="00DA5DC3" w:rsidP="00DA5DC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DA5DC3" w:rsidRPr="00FC6846" w14:paraId="0A923D44" w14:textId="6C5B745E" w:rsidTr="00EC69EA">
        <w:trPr>
          <w:trHeight w:val="716"/>
        </w:trPr>
        <w:tc>
          <w:tcPr>
            <w:tcW w:w="1052" w:type="dxa"/>
            <w:shd w:val="clear" w:color="auto" w:fill="auto"/>
            <w:noWrap/>
            <w:vAlign w:val="center"/>
            <w:hideMark/>
          </w:tcPr>
          <w:p w14:paraId="48EA004D" w14:textId="41B4E85B" w:rsidR="00DA5DC3" w:rsidRPr="00FC6846" w:rsidRDefault="005A3EB8"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lastRenderedPageBreak/>
              <w:t>3.6.1</w:t>
            </w:r>
          </w:p>
        </w:tc>
        <w:tc>
          <w:tcPr>
            <w:tcW w:w="3205" w:type="dxa"/>
            <w:shd w:val="clear" w:color="auto" w:fill="auto"/>
            <w:vAlign w:val="center"/>
            <w:hideMark/>
          </w:tcPr>
          <w:p w14:paraId="541A6935" w14:textId="64237FD6"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Develop user training materials for new workflows and dashboards</w:t>
            </w:r>
          </w:p>
        </w:tc>
        <w:tc>
          <w:tcPr>
            <w:tcW w:w="2988" w:type="dxa"/>
            <w:shd w:val="clear" w:color="auto" w:fill="auto"/>
            <w:vAlign w:val="center"/>
            <w:hideMark/>
          </w:tcPr>
          <w:p w14:paraId="1442EAED" w14:textId="4D5A9FC4"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Manuals &amp; Guides</w:t>
            </w:r>
          </w:p>
        </w:tc>
        <w:tc>
          <w:tcPr>
            <w:tcW w:w="1775" w:type="dxa"/>
            <w:vMerge w:val="restart"/>
            <w:shd w:val="clear" w:color="auto" w:fill="auto"/>
            <w:vAlign w:val="center"/>
            <w:hideMark/>
          </w:tcPr>
          <w:p w14:paraId="663B4350" w14:textId="48DF6923"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705" w:type="dxa"/>
            <w:vMerge w:val="restart"/>
            <w:vAlign w:val="center"/>
          </w:tcPr>
          <w:p w14:paraId="0B8C3CC1" w14:textId="66543751" w:rsidR="00DA5DC3" w:rsidRPr="00FC6846" w:rsidRDefault="00DA5DC3" w:rsidP="00DA5DC3">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DA5DC3" w:rsidRPr="00FC6846" w14:paraId="544BABAE" w14:textId="457F1FBD" w:rsidTr="00EC69EA">
        <w:trPr>
          <w:trHeight w:val="870"/>
        </w:trPr>
        <w:tc>
          <w:tcPr>
            <w:tcW w:w="1052" w:type="dxa"/>
            <w:shd w:val="clear" w:color="auto" w:fill="auto"/>
            <w:noWrap/>
            <w:vAlign w:val="center"/>
            <w:hideMark/>
          </w:tcPr>
          <w:p w14:paraId="27450E14" w14:textId="52BEA52E" w:rsidR="00DA5DC3" w:rsidRPr="00FC6846" w:rsidRDefault="005A3EB8"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3.6.2</w:t>
            </w:r>
          </w:p>
        </w:tc>
        <w:tc>
          <w:tcPr>
            <w:tcW w:w="3205" w:type="dxa"/>
            <w:shd w:val="clear" w:color="auto" w:fill="auto"/>
            <w:vAlign w:val="center"/>
            <w:hideMark/>
          </w:tcPr>
          <w:p w14:paraId="1F39EDD5" w14:textId="5B915AF4"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Conduct training sessions for DealCloud users and data stewards</w:t>
            </w:r>
          </w:p>
        </w:tc>
        <w:tc>
          <w:tcPr>
            <w:tcW w:w="2988" w:type="dxa"/>
            <w:shd w:val="clear" w:color="auto" w:fill="auto"/>
            <w:vAlign w:val="center"/>
            <w:hideMark/>
          </w:tcPr>
          <w:p w14:paraId="0C65D2AF" w14:textId="2E77144D"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Sessions</w:t>
            </w:r>
          </w:p>
        </w:tc>
        <w:tc>
          <w:tcPr>
            <w:tcW w:w="1775" w:type="dxa"/>
            <w:vMerge/>
            <w:vAlign w:val="center"/>
            <w:hideMark/>
          </w:tcPr>
          <w:p w14:paraId="39502FEF"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705" w:type="dxa"/>
            <w:vMerge/>
          </w:tcPr>
          <w:p w14:paraId="38F16430"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r w:rsidR="00DA5DC3" w:rsidRPr="00FC6846" w14:paraId="28B713BC" w14:textId="44EE16EB" w:rsidTr="00EC69EA">
        <w:trPr>
          <w:trHeight w:val="839"/>
        </w:trPr>
        <w:tc>
          <w:tcPr>
            <w:tcW w:w="1052" w:type="dxa"/>
            <w:shd w:val="clear" w:color="auto" w:fill="auto"/>
            <w:noWrap/>
            <w:vAlign w:val="center"/>
            <w:hideMark/>
          </w:tcPr>
          <w:p w14:paraId="76061377" w14:textId="3B9EE1A0" w:rsidR="00DA5DC3" w:rsidRPr="00FC6846" w:rsidRDefault="005A3EB8"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3.6.3</w:t>
            </w:r>
          </w:p>
        </w:tc>
        <w:tc>
          <w:tcPr>
            <w:tcW w:w="3205" w:type="dxa"/>
            <w:shd w:val="clear" w:color="auto" w:fill="auto"/>
            <w:vAlign w:val="center"/>
            <w:hideMark/>
          </w:tcPr>
          <w:p w14:paraId="6225B397" w14:textId="55864379"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Provide documentation for API workflows and dashboard usage</w:t>
            </w:r>
          </w:p>
        </w:tc>
        <w:tc>
          <w:tcPr>
            <w:tcW w:w="2988" w:type="dxa"/>
            <w:shd w:val="clear" w:color="auto" w:fill="auto"/>
            <w:vAlign w:val="center"/>
            <w:hideMark/>
          </w:tcPr>
          <w:p w14:paraId="5B678F55"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Documentation for APIs, Dashboards, and Processes</w:t>
            </w:r>
          </w:p>
        </w:tc>
        <w:tc>
          <w:tcPr>
            <w:tcW w:w="1775" w:type="dxa"/>
            <w:vMerge/>
            <w:vAlign w:val="center"/>
            <w:hideMark/>
          </w:tcPr>
          <w:p w14:paraId="2EF283CD"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705" w:type="dxa"/>
            <w:vMerge/>
          </w:tcPr>
          <w:p w14:paraId="7CF1FBBA"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r w:rsidR="00DA5DC3" w:rsidRPr="00FC6846" w14:paraId="0298AF04" w14:textId="1AD002AE" w:rsidTr="00EC69EA">
        <w:trPr>
          <w:trHeight w:val="914"/>
        </w:trPr>
        <w:tc>
          <w:tcPr>
            <w:tcW w:w="1052" w:type="dxa"/>
            <w:shd w:val="clear" w:color="auto" w:fill="auto"/>
            <w:noWrap/>
            <w:vAlign w:val="center"/>
            <w:hideMark/>
          </w:tcPr>
          <w:p w14:paraId="127CD8FC" w14:textId="27643638" w:rsidR="00DA5DC3" w:rsidRPr="00FC6846" w:rsidRDefault="005A3EB8"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3.6.4</w:t>
            </w:r>
          </w:p>
        </w:tc>
        <w:tc>
          <w:tcPr>
            <w:tcW w:w="3205" w:type="dxa"/>
            <w:shd w:val="clear" w:color="auto" w:fill="auto"/>
            <w:vAlign w:val="center"/>
            <w:hideMark/>
          </w:tcPr>
          <w:p w14:paraId="5A9CEC2D" w14:textId="466EDF9E"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Post-implementation support</w:t>
            </w:r>
          </w:p>
        </w:tc>
        <w:tc>
          <w:tcPr>
            <w:tcW w:w="2988" w:type="dxa"/>
            <w:shd w:val="clear" w:color="auto" w:fill="auto"/>
            <w:vAlign w:val="center"/>
            <w:hideMark/>
          </w:tcPr>
          <w:p w14:paraId="511D4FC4" w14:textId="6E5F7D72"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Defined Support Channels</w:t>
            </w:r>
          </w:p>
        </w:tc>
        <w:tc>
          <w:tcPr>
            <w:tcW w:w="1775" w:type="dxa"/>
            <w:vMerge/>
            <w:vAlign w:val="center"/>
            <w:hideMark/>
          </w:tcPr>
          <w:p w14:paraId="6C89EEBD"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705" w:type="dxa"/>
            <w:vMerge/>
          </w:tcPr>
          <w:p w14:paraId="39038BA1"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bl>
    <w:p w14:paraId="34527370" w14:textId="1CC63EC8" w:rsidR="002173A2" w:rsidRDefault="002173A2" w:rsidP="00DD16DD">
      <w:pPr>
        <w:rPr>
          <w:rFonts w:asciiTheme="majorHAnsi" w:hAnsiTheme="majorHAnsi" w:cstheme="majorHAnsi"/>
        </w:rPr>
      </w:pPr>
    </w:p>
    <w:p w14:paraId="12C4E511" w14:textId="77777777" w:rsidR="002173A2" w:rsidRDefault="002173A2">
      <w:pPr>
        <w:rPr>
          <w:rFonts w:asciiTheme="majorHAnsi" w:hAnsiTheme="majorHAnsi" w:cstheme="majorHAnsi"/>
        </w:rPr>
      </w:pPr>
      <w:r>
        <w:rPr>
          <w:rFonts w:asciiTheme="majorHAnsi" w:hAnsiTheme="majorHAnsi" w:cstheme="majorHAnsi"/>
        </w:rPr>
        <w:br w:type="page"/>
      </w:r>
    </w:p>
    <w:p w14:paraId="3234CB88" w14:textId="77777777" w:rsidR="00FD65C5" w:rsidRPr="002173A2" w:rsidRDefault="00FD65C5" w:rsidP="002173A2">
      <w:pPr>
        <w:spacing w:before="100" w:beforeAutospacing="1" w:after="100" w:afterAutospacing="1" w:line="240" w:lineRule="auto"/>
        <w:jc w:val="both"/>
        <w:rPr>
          <w:rFonts w:asciiTheme="majorHAnsi" w:eastAsia="Times New Roman" w:hAnsiTheme="majorHAnsi" w:cstheme="majorHAnsi"/>
          <w:kern w:val="0"/>
          <w14:ligatures w14:val="none"/>
        </w:rPr>
      </w:pPr>
    </w:p>
    <w:p w14:paraId="51AF91D8" w14:textId="480E4758" w:rsidR="00064EAD" w:rsidRPr="00FC6846" w:rsidRDefault="00B34227" w:rsidP="0AA4908D">
      <w:pPr>
        <w:pStyle w:val="Heading2"/>
        <w:rPr>
          <w:rStyle w:val="normaltextrun"/>
          <w:color w:val="2F5496"/>
          <w:shd w:val="clear" w:color="auto" w:fill="FFFFFF"/>
        </w:rPr>
      </w:pPr>
      <w:bookmarkStart w:id="50" w:name="_Toc190281536"/>
      <w:bookmarkStart w:id="51" w:name="_Toc190285277"/>
      <w:bookmarkStart w:id="52" w:name="_Toc190290248"/>
      <w:r w:rsidRPr="0AA4908D">
        <w:rPr>
          <w:rStyle w:val="normaltextrun"/>
          <w:color w:val="2F5496"/>
          <w:shd w:val="clear" w:color="auto" w:fill="FFFFFF"/>
        </w:rPr>
        <w:t>Team</w:t>
      </w:r>
      <w:r w:rsidR="00635ED9" w:rsidRPr="0AA4908D">
        <w:rPr>
          <w:rStyle w:val="normaltextrun"/>
          <w:color w:val="2F5496"/>
          <w:shd w:val="clear" w:color="auto" w:fill="FFFFFF"/>
        </w:rPr>
        <w:t>, Effort and Pricing</w:t>
      </w:r>
      <w:bookmarkEnd w:id="50"/>
      <w:bookmarkEnd w:id="51"/>
      <w:bookmarkEnd w:id="52"/>
    </w:p>
    <w:p w14:paraId="4BC992AB" w14:textId="77777777" w:rsidR="00FD1E4C" w:rsidRPr="00FC6846" w:rsidRDefault="00FD1E4C" w:rsidP="00FD1E4C">
      <w:pPr>
        <w:rPr>
          <w:rFonts w:asciiTheme="majorHAnsi" w:hAnsiTheme="majorHAnsi" w:cstheme="majorHAnsi"/>
        </w:rPr>
      </w:pPr>
    </w:p>
    <w:tbl>
      <w:tblPr>
        <w:tblStyle w:val="TableGrid"/>
        <w:tblW w:w="0" w:type="auto"/>
        <w:tblLook w:val="04A0" w:firstRow="1" w:lastRow="0" w:firstColumn="1" w:lastColumn="0" w:noHBand="0" w:noVBand="1"/>
      </w:tblPr>
      <w:tblGrid>
        <w:gridCol w:w="2489"/>
        <w:gridCol w:w="2576"/>
        <w:gridCol w:w="1663"/>
        <w:gridCol w:w="1398"/>
        <w:gridCol w:w="1224"/>
      </w:tblGrid>
      <w:tr w:rsidR="00506ED9" w:rsidRPr="00FC6846" w14:paraId="6983F9E1" w14:textId="6FFE0545" w:rsidTr="00E86C3F">
        <w:tc>
          <w:tcPr>
            <w:tcW w:w="2489" w:type="dxa"/>
            <w:shd w:val="clear" w:color="auto" w:fill="208E9B"/>
            <w:vAlign w:val="center"/>
          </w:tcPr>
          <w:p w14:paraId="703B7421" w14:textId="038C5D9E" w:rsidR="00506ED9" w:rsidRPr="00FC6846" w:rsidRDefault="00506ED9" w:rsidP="00E86C3F">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576" w:type="dxa"/>
            <w:shd w:val="clear" w:color="auto" w:fill="208E9B"/>
            <w:vAlign w:val="center"/>
          </w:tcPr>
          <w:p w14:paraId="33E31238" w14:textId="07018423" w:rsidR="00506ED9" w:rsidRPr="00FC6846" w:rsidRDefault="00506ED9" w:rsidP="00E86C3F">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663" w:type="dxa"/>
            <w:shd w:val="clear" w:color="auto" w:fill="208E9B"/>
            <w:vAlign w:val="center"/>
          </w:tcPr>
          <w:p w14:paraId="293ECE7A" w14:textId="75A1AA53" w:rsidR="00506ED9" w:rsidRPr="00FC6846" w:rsidRDefault="00506ED9" w:rsidP="00E86C3F">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398" w:type="dxa"/>
            <w:shd w:val="clear" w:color="auto" w:fill="208E9B"/>
            <w:vAlign w:val="center"/>
          </w:tcPr>
          <w:p w14:paraId="78178B78" w14:textId="3AE00148" w:rsidR="00506ED9" w:rsidRPr="00FC6846" w:rsidRDefault="00506ED9" w:rsidP="00E86C3F">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224" w:type="dxa"/>
            <w:shd w:val="clear" w:color="auto" w:fill="208E9B"/>
            <w:vAlign w:val="center"/>
          </w:tcPr>
          <w:p w14:paraId="7F1D0D97" w14:textId="17F43B5E" w:rsidR="00506ED9" w:rsidRPr="00FC6846" w:rsidRDefault="00506ED9" w:rsidP="00E86C3F">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064F61" w:rsidRPr="00FC6846" w14:paraId="498FA6FA" w14:textId="77777777" w:rsidTr="00064F61">
        <w:trPr>
          <w:trHeight w:val="309"/>
        </w:trPr>
        <w:tc>
          <w:tcPr>
            <w:tcW w:w="9350" w:type="dxa"/>
            <w:gridSpan w:val="5"/>
            <w:shd w:val="clear" w:color="auto" w:fill="D9D9D9" w:themeFill="background1" w:themeFillShade="D9"/>
            <w:vAlign w:val="center"/>
          </w:tcPr>
          <w:p w14:paraId="4DC99616" w14:textId="0BEEED73" w:rsidR="00064F61" w:rsidRPr="00FC6846" w:rsidRDefault="00064F61" w:rsidP="00702FAB">
            <w:pPr>
              <w:spacing w:before="100" w:beforeAutospacing="1" w:after="100" w:afterAutospacing="1"/>
              <w:rPr>
                <w:rFonts w:asciiTheme="majorHAnsi" w:eastAsia="Times New Roman" w:hAnsiTheme="majorHAnsi" w:cstheme="majorHAnsi"/>
                <w:kern w:val="0"/>
                <w14:ligatures w14:val="none"/>
              </w:rPr>
            </w:pPr>
            <w:proofErr w:type="spellStart"/>
            <w:r>
              <w:rPr>
                <w:rFonts w:asciiTheme="majorHAnsi" w:eastAsia="Times New Roman" w:hAnsiTheme="majorHAnsi" w:cstheme="majorHAnsi"/>
                <w:kern w:val="0"/>
                <w14:ligatures w14:val="none"/>
              </w:rPr>
              <w:t>DealCloud</w:t>
            </w:r>
            <w:proofErr w:type="spellEnd"/>
            <w:r>
              <w:rPr>
                <w:rFonts w:asciiTheme="majorHAnsi" w:eastAsia="Times New Roman" w:hAnsiTheme="majorHAnsi" w:cstheme="majorHAnsi"/>
                <w:kern w:val="0"/>
                <w14:ligatures w14:val="none"/>
              </w:rPr>
              <w:t xml:space="preserve"> Governance</w:t>
            </w:r>
          </w:p>
        </w:tc>
      </w:tr>
      <w:tr w:rsidR="00506ED9" w:rsidRPr="00FC6846" w14:paraId="67FDC0BB" w14:textId="5E3DAE86" w:rsidTr="00B36932">
        <w:trPr>
          <w:trHeight w:val="782"/>
        </w:trPr>
        <w:tc>
          <w:tcPr>
            <w:tcW w:w="2489" w:type="dxa"/>
            <w:vAlign w:val="center"/>
          </w:tcPr>
          <w:p w14:paraId="07162B98" w14:textId="68287024" w:rsidR="00506ED9" w:rsidRPr="002173A2" w:rsidRDefault="009C2638" w:rsidP="00702FAB">
            <w:pPr>
              <w:spacing w:before="100" w:beforeAutospacing="1" w:after="100" w:afterAutospacing="1"/>
              <w:rPr>
                <w:rFonts w:asciiTheme="majorHAnsi" w:eastAsia="Times New Roman" w:hAnsiTheme="majorHAnsi" w:cstheme="majorHAnsi"/>
                <w:kern w:val="0"/>
                <w:highlight w:val="yellow"/>
                <w14:ligatures w14:val="none"/>
              </w:rPr>
            </w:pPr>
            <w:r w:rsidRPr="00AC0595">
              <w:rPr>
                <w:rFonts w:asciiTheme="majorHAnsi" w:eastAsia="Times New Roman" w:hAnsiTheme="majorHAnsi" w:cstheme="majorHAnsi"/>
                <w:kern w:val="0"/>
                <w14:ligatures w14:val="none"/>
              </w:rPr>
              <w:t>Governance Framework</w:t>
            </w:r>
          </w:p>
        </w:tc>
        <w:tc>
          <w:tcPr>
            <w:tcW w:w="2576" w:type="dxa"/>
            <w:vAlign w:val="center"/>
          </w:tcPr>
          <w:p w14:paraId="78932D8C" w14:textId="6293F464"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Business Analyst </w:t>
            </w:r>
          </w:p>
        </w:tc>
        <w:tc>
          <w:tcPr>
            <w:tcW w:w="1663" w:type="dxa"/>
            <w:vAlign w:val="center"/>
          </w:tcPr>
          <w:p w14:paraId="41475111" w14:textId="57DA0D07" w:rsidR="00506ED9" w:rsidRPr="00FC6846" w:rsidRDefault="00201B15" w:rsidP="00B36932">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80</w:t>
            </w:r>
          </w:p>
        </w:tc>
        <w:tc>
          <w:tcPr>
            <w:tcW w:w="1398" w:type="dxa"/>
            <w:vAlign w:val="center"/>
          </w:tcPr>
          <w:p w14:paraId="47DA552E" w14:textId="6188CE8E"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00697BC4" w:rsidRPr="00FC6846">
              <w:rPr>
                <w:rFonts w:asciiTheme="majorHAnsi" w:eastAsia="Times New Roman" w:hAnsiTheme="majorHAnsi" w:cstheme="majorHAnsi"/>
                <w:kern w:val="0"/>
                <w14:ligatures w14:val="none"/>
              </w:rPr>
              <w:t>/</w:t>
            </w:r>
            <w:proofErr w:type="spellStart"/>
            <w:r w:rsidR="00697BC4" w:rsidRPr="00FC6846">
              <w:rPr>
                <w:rFonts w:asciiTheme="majorHAnsi" w:eastAsia="Times New Roman" w:hAnsiTheme="majorHAnsi" w:cstheme="majorHAnsi"/>
                <w:kern w:val="0"/>
                <w14:ligatures w14:val="none"/>
              </w:rPr>
              <w:t>hr</w:t>
            </w:r>
            <w:proofErr w:type="spellEnd"/>
          </w:p>
        </w:tc>
        <w:tc>
          <w:tcPr>
            <w:tcW w:w="1224" w:type="dxa"/>
            <w:vAlign w:val="center"/>
          </w:tcPr>
          <w:p w14:paraId="7F5D2CC2" w14:textId="7DD7684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0004E9">
              <w:rPr>
                <w:rFonts w:asciiTheme="majorHAnsi" w:eastAsia="Times New Roman" w:hAnsiTheme="majorHAnsi" w:cstheme="majorHAnsi"/>
                <w:kern w:val="0"/>
                <w14:ligatures w14:val="none"/>
              </w:rPr>
              <w:t>12,000</w:t>
            </w:r>
          </w:p>
        </w:tc>
      </w:tr>
      <w:tr w:rsidR="00506ED9" w:rsidRPr="00FC6846" w14:paraId="1E93B325" w14:textId="5B1584DB" w:rsidTr="00702FAB">
        <w:trPr>
          <w:trHeight w:val="557"/>
        </w:trPr>
        <w:tc>
          <w:tcPr>
            <w:tcW w:w="2489" w:type="dxa"/>
            <w:vAlign w:val="center"/>
          </w:tcPr>
          <w:p w14:paraId="798F7A88" w14:textId="4E07EB4B"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Customization</w:t>
            </w:r>
          </w:p>
        </w:tc>
        <w:tc>
          <w:tcPr>
            <w:tcW w:w="2576" w:type="dxa"/>
            <w:vAlign w:val="center"/>
          </w:tcPr>
          <w:p w14:paraId="105CBDF4" w14:textId="650DAFC2" w:rsidR="00506ED9" w:rsidRPr="00FC6846" w:rsidRDefault="00E515EF"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Not applicable/Upon Demand</w:t>
            </w:r>
          </w:p>
        </w:tc>
        <w:tc>
          <w:tcPr>
            <w:tcW w:w="1663" w:type="dxa"/>
            <w:vAlign w:val="center"/>
          </w:tcPr>
          <w:p w14:paraId="50EFE792" w14:textId="36D70D6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0</w:t>
            </w:r>
          </w:p>
        </w:tc>
        <w:tc>
          <w:tcPr>
            <w:tcW w:w="1398" w:type="dxa"/>
            <w:vAlign w:val="center"/>
          </w:tcPr>
          <w:p w14:paraId="16E45F83" w14:textId="2D57CB45" w:rsidR="00506ED9" w:rsidRPr="00FC6846" w:rsidRDefault="00FD65C5"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p>
        </w:tc>
        <w:tc>
          <w:tcPr>
            <w:tcW w:w="1224" w:type="dxa"/>
            <w:vAlign w:val="center"/>
          </w:tcPr>
          <w:p w14:paraId="6396B1D4" w14:textId="1C1DD4B5" w:rsidR="00506ED9" w:rsidRPr="00FC6846" w:rsidRDefault="00FD65C5"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p>
        </w:tc>
      </w:tr>
      <w:tr w:rsidR="00064F61" w:rsidRPr="00FC6846" w14:paraId="7D9043E4" w14:textId="77777777" w:rsidTr="00064F61">
        <w:trPr>
          <w:trHeight w:val="346"/>
        </w:trPr>
        <w:tc>
          <w:tcPr>
            <w:tcW w:w="9350" w:type="dxa"/>
            <w:gridSpan w:val="5"/>
            <w:shd w:val="clear" w:color="auto" w:fill="D9D9D9" w:themeFill="background1" w:themeFillShade="D9"/>
            <w:vAlign w:val="center"/>
          </w:tcPr>
          <w:p w14:paraId="4C29E057" w14:textId="55B7A8BC" w:rsidR="00064F61" w:rsidRDefault="00064F61"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Quick Wins</w:t>
            </w:r>
          </w:p>
        </w:tc>
      </w:tr>
      <w:tr w:rsidR="00506ED9" w:rsidRPr="00FC6846" w14:paraId="4CC569C9" w14:textId="490D1A79" w:rsidTr="00702FAB">
        <w:trPr>
          <w:trHeight w:val="764"/>
        </w:trPr>
        <w:tc>
          <w:tcPr>
            <w:tcW w:w="2489" w:type="dxa"/>
            <w:vAlign w:val="center"/>
          </w:tcPr>
          <w:p w14:paraId="3FED1C99" w14:textId="239096B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Metropolitan Data Architecture Technical Setup</w:t>
            </w:r>
          </w:p>
        </w:tc>
        <w:tc>
          <w:tcPr>
            <w:tcW w:w="2576" w:type="dxa"/>
            <w:vAlign w:val="center"/>
          </w:tcPr>
          <w:p w14:paraId="066F01BC" w14:textId="0E3C5B41"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Engineer</w:t>
            </w:r>
          </w:p>
        </w:tc>
        <w:tc>
          <w:tcPr>
            <w:tcW w:w="1663" w:type="dxa"/>
            <w:vAlign w:val="center"/>
          </w:tcPr>
          <w:p w14:paraId="6BA24F34" w14:textId="612CE7F9" w:rsidR="00506ED9" w:rsidRPr="00FC6846" w:rsidRDefault="00AB1BB0"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80</w:t>
            </w:r>
            <w:r w:rsidR="00C54396" w:rsidRPr="00FC6846">
              <w:rPr>
                <w:rFonts w:asciiTheme="majorHAnsi" w:eastAsia="Times New Roman" w:hAnsiTheme="majorHAnsi" w:cstheme="majorHAnsi"/>
                <w:kern w:val="0"/>
                <w14:ligatures w14:val="none"/>
              </w:rPr>
              <w:t>*</w:t>
            </w:r>
          </w:p>
        </w:tc>
        <w:tc>
          <w:tcPr>
            <w:tcW w:w="1398" w:type="dxa"/>
            <w:vAlign w:val="center"/>
          </w:tcPr>
          <w:p w14:paraId="011EB3DD" w14:textId="0B8621BA"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200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16BD6FBF" w14:textId="52A03FA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16,000</w:t>
            </w:r>
          </w:p>
        </w:tc>
      </w:tr>
      <w:tr w:rsidR="0014006A" w:rsidRPr="00FC6846" w14:paraId="459A0C45" w14:textId="77777777" w:rsidTr="00702FAB">
        <w:trPr>
          <w:trHeight w:val="772"/>
        </w:trPr>
        <w:tc>
          <w:tcPr>
            <w:tcW w:w="2489" w:type="dxa"/>
            <w:vAlign w:val="center"/>
          </w:tcPr>
          <w:p w14:paraId="7993D402" w14:textId="0A38663B" w:rsidR="0014006A" w:rsidRPr="00FC6846" w:rsidRDefault="0014006A"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 xml:space="preserve">Data </w:t>
            </w:r>
            <w:r w:rsidR="00D555B9">
              <w:rPr>
                <w:rFonts w:asciiTheme="majorHAnsi" w:eastAsia="Times New Roman" w:hAnsiTheme="majorHAnsi" w:cstheme="majorHAnsi"/>
                <w:kern w:val="0"/>
                <w14:ligatures w14:val="none"/>
              </w:rPr>
              <w:t>C</w:t>
            </w:r>
            <w:r>
              <w:rPr>
                <w:rFonts w:asciiTheme="majorHAnsi" w:eastAsia="Times New Roman" w:hAnsiTheme="majorHAnsi" w:cstheme="majorHAnsi"/>
                <w:kern w:val="0"/>
                <w14:ligatures w14:val="none"/>
              </w:rPr>
              <w:t xml:space="preserve">leansing for </w:t>
            </w:r>
            <w:r w:rsidR="00D555B9">
              <w:rPr>
                <w:rFonts w:asciiTheme="majorHAnsi" w:eastAsia="Times New Roman" w:hAnsiTheme="majorHAnsi" w:cstheme="majorHAnsi"/>
                <w:kern w:val="0"/>
                <w14:ligatures w14:val="none"/>
              </w:rPr>
              <w:t>D</w:t>
            </w:r>
            <w:r>
              <w:rPr>
                <w:rFonts w:asciiTheme="majorHAnsi" w:eastAsia="Times New Roman" w:hAnsiTheme="majorHAnsi" w:cstheme="majorHAnsi"/>
                <w:kern w:val="0"/>
                <w14:ligatures w14:val="none"/>
              </w:rPr>
              <w:t xml:space="preserve">eal </w:t>
            </w:r>
            <w:r w:rsidR="00D555B9">
              <w:rPr>
                <w:rFonts w:asciiTheme="majorHAnsi" w:eastAsia="Times New Roman" w:hAnsiTheme="majorHAnsi" w:cstheme="majorHAnsi"/>
                <w:kern w:val="0"/>
                <w14:ligatures w14:val="none"/>
              </w:rPr>
              <w:t>D</w:t>
            </w:r>
            <w:r>
              <w:rPr>
                <w:rFonts w:asciiTheme="majorHAnsi" w:eastAsia="Times New Roman" w:hAnsiTheme="majorHAnsi" w:cstheme="majorHAnsi"/>
                <w:kern w:val="0"/>
                <w14:ligatures w14:val="none"/>
              </w:rPr>
              <w:t>ata</w:t>
            </w:r>
          </w:p>
        </w:tc>
        <w:tc>
          <w:tcPr>
            <w:tcW w:w="2576" w:type="dxa"/>
            <w:vAlign w:val="center"/>
          </w:tcPr>
          <w:p w14:paraId="37393728" w14:textId="753165F4" w:rsidR="0014006A" w:rsidRPr="00FC6846" w:rsidRDefault="0011278F"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Automation Developer</w:t>
            </w:r>
          </w:p>
        </w:tc>
        <w:tc>
          <w:tcPr>
            <w:tcW w:w="1663" w:type="dxa"/>
            <w:vAlign w:val="center"/>
          </w:tcPr>
          <w:p w14:paraId="2905B8B3" w14:textId="09832D50" w:rsidR="0014006A" w:rsidRPr="00FC6846" w:rsidRDefault="00D555B9"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40</w:t>
            </w:r>
          </w:p>
        </w:tc>
        <w:tc>
          <w:tcPr>
            <w:tcW w:w="1398" w:type="dxa"/>
            <w:vAlign w:val="center"/>
          </w:tcPr>
          <w:p w14:paraId="5B8B6339" w14:textId="44FADB0E" w:rsidR="0014006A" w:rsidRPr="00FC6846" w:rsidRDefault="0011278F"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$180/</w:t>
            </w:r>
            <w:proofErr w:type="spellStart"/>
            <w:r>
              <w:rPr>
                <w:rFonts w:asciiTheme="majorHAnsi" w:eastAsia="Times New Roman" w:hAnsiTheme="majorHAnsi" w:cstheme="majorHAnsi"/>
                <w:kern w:val="0"/>
                <w14:ligatures w14:val="none"/>
              </w:rPr>
              <w:t>hr</w:t>
            </w:r>
            <w:proofErr w:type="spellEnd"/>
          </w:p>
        </w:tc>
        <w:tc>
          <w:tcPr>
            <w:tcW w:w="1224" w:type="dxa"/>
            <w:vAlign w:val="center"/>
          </w:tcPr>
          <w:p w14:paraId="0D6A6464" w14:textId="35021456" w:rsidR="0014006A" w:rsidRPr="00FC6846" w:rsidRDefault="00C91521"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r w:rsidR="000004E9">
              <w:rPr>
                <w:rFonts w:asciiTheme="majorHAnsi" w:eastAsia="Times New Roman" w:hAnsiTheme="majorHAnsi" w:cstheme="majorHAnsi"/>
                <w:kern w:val="0"/>
                <w14:ligatures w14:val="none"/>
              </w:rPr>
              <w:t>7,200</w:t>
            </w:r>
          </w:p>
        </w:tc>
      </w:tr>
      <w:tr w:rsidR="00506ED9" w:rsidRPr="00FC6846" w14:paraId="768B3D6B" w14:textId="2A8BE5EF" w:rsidTr="00702FAB">
        <w:trPr>
          <w:trHeight w:val="772"/>
        </w:trPr>
        <w:tc>
          <w:tcPr>
            <w:tcW w:w="2489" w:type="dxa"/>
            <w:vAlign w:val="center"/>
          </w:tcPr>
          <w:p w14:paraId="44D52C86" w14:textId="3F77D2AA"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Quality monitoring &amp; Reporting Dashboard</w:t>
            </w:r>
          </w:p>
        </w:tc>
        <w:tc>
          <w:tcPr>
            <w:tcW w:w="2576" w:type="dxa"/>
            <w:vAlign w:val="center"/>
          </w:tcPr>
          <w:p w14:paraId="4119E187" w14:textId="3147EACF" w:rsidR="00506ED9" w:rsidRPr="00FC6846" w:rsidRDefault="00EC5C82"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Automation Developer</w:t>
            </w:r>
            <w:r w:rsidRPr="00FC6846">
              <w:rPr>
                <w:rFonts w:asciiTheme="majorHAnsi" w:eastAsia="Times New Roman" w:hAnsiTheme="majorHAnsi" w:cstheme="majorHAnsi"/>
                <w:kern w:val="0"/>
                <w14:ligatures w14:val="none"/>
              </w:rPr>
              <w:t xml:space="preserve"> </w:t>
            </w:r>
            <w:proofErr w:type="spellStart"/>
            <w:r w:rsidR="00506ED9" w:rsidRPr="00FC6846">
              <w:rPr>
                <w:rFonts w:asciiTheme="majorHAnsi" w:eastAsia="Times New Roman" w:hAnsiTheme="majorHAnsi" w:cstheme="majorHAnsi"/>
                <w:kern w:val="0"/>
                <w14:ligatures w14:val="none"/>
              </w:rPr>
              <w:t>PowerBI</w:t>
            </w:r>
            <w:proofErr w:type="spellEnd"/>
            <w:r w:rsidR="00506ED9" w:rsidRPr="00FC6846">
              <w:rPr>
                <w:rFonts w:asciiTheme="majorHAnsi" w:eastAsia="Times New Roman" w:hAnsiTheme="majorHAnsi" w:cstheme="majorHAnsi"/>
                <w:kern w:val="0"/>
                <w14:ligatures w14:val="none"/>
              </w:rPr>
              <w:t xml:space="preserve"> Developer</w:t>
            </w:r>
          </w:p>
        </w:tc>
        <w:tc>
          <w:tcPr>
            <w:tcW w:w="1663" w:type="dxa"/>
            <w:vAlign w:val="center"/>
          </w:tcPr>
          <w:p w14:paraId="7B58B570" w14:textId="6429C7D2" w:rsidR="000004E9" w:rsidRDefault="000004E9"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50</w:t>
            </w:r>
          </w:p>
          <w:p w14:paraId="18EDD183" w14:textId="7541E0C4"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60</w:t>
            </w:r>
          </w:p>
        </w:tc>
        <w:tc>
          <w:tcPr>
            <w:tcW w:w="1398" w:type="dxa"/>
            <w:vAlign w:val="center"/>
          </w:tcPr>
          <w:p w14:paraId="071216EB" w14:textId="05031F3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180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567ECF96" w14:textId="5EA1C97A" w:rsidR="000004E9" w:rsidRDefault="00FF2EFC"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$9,000</w:t>
            </w:r>
          </w:p>
          <w:p w14:paraId="5400C5B5" w14:textId="2BD2F146"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393DD3" w:rsidRPr="00FC6846">
              <w:rPr>
                <w:rFonts w:asciiTheme="majorHAnsi" w:eastAsia="Times New Roman" w:hAnsiTheme="majorHAnsi" w:cstheme="majorHAnsi"/>
                <w:kern w:val="0"/>
                <w14:ligatures w14:val="none"/>
              </w:rPr>
              <w:t>10,800</w:t>
            </w:r>
          </w:p>
        </w:tc>
      </w:tr>
      <w:tr w:rsidR="00506ED9" w:rsidRPr="00FC6846" w14:paraId="7CA06AC9" w14:textId="64948A82" w:rsidTr="00702FAB">
        <w:trPr>
          <w:trHeight w:val="794"/>
        </w:trPr>
        <w:tc>
          <w:tcPr>
            <w:tcW w:w="2489" w:type="dxa"/>
            <w:vAlign w:val="center"/>
          </w:tcPr>
          <w:p w14:paraId="33887E60" w14:textId="5C744FB1"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email notifications</w:t>
            </w:r>
          </w:p>
        </w:tc>
        <w:tc>
          <w:tcPr>
            <w:tcW w:w="2576" w:type="dxa"/>
            <w:vAlign w:val="center"/>
          </w:tcPr>
          <w:p w14:paraId="1664EE00" w14:textId="3E1C2A98"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Developer</w:t>
            </w:r>
          </w:p>
        </w:tc>
        <w:tc>
          <w:tcPr>
            <w:tcW w:w="1663" w:type="dxa"/>
            <w:vAlign w:val="center"/>
          </w:tcPr>
          <w:p w14:paraId="390B2BE9" w14:textId="306BEFE9" w:rsidR="00506ED9" w:rsidRPr="00FC6846" w:rsidRDefault="00D555B9"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40</w:t>
            </w:r>
          </w:p>
        </w:tc>
        <w:tc>
          <w:tcPr>
            <w:tcW w:w="1398" w:type="dxa"/>
            <w:vAlign w:val="center"/>
          </w:tcPr>
          <w:p w14:paraId="2FA6C612" w14:textId="53C16490"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180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31928B73" w14:textId="3F8D0534" w:rsidR="00506ED9" w:rsidRPr="00FC6846" w:rsidRDefault="00FA169B"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$7,200</w:t>
            </w:r>
          </w:p>
        </w:tc>
      </w:tr>
      <w:tr w:rsidR="000C04FA" w:rsidRPr="00FC6846" w14:paraId="4DDBFD81" w14:textId="77777777" w:rsidTr="00702FAB">
        <w:trPr>
          <w:trHeight w:val="794"/>
        </w:trPr>
        <w:tc>
          <w:tcPr>
            <w:tcW w:w="2489" w:type="dxa"/>
            <w:vAlign w:val="center"/>
          </w:tcPr>
          <w:p w14:paraId="2779BD16" w14:textId="290B2714" w:rsidR="000C04FA" w:rsidRPr="00FC6846" w:rsidRDefault="000C04FA"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Automation of Pipeline and Funnel Reports</w:t>
            </w:r>
          </w:p>
        </w:tc>
        <w:tc>
          <w:tcPr>
            <w:tcW w:w="2576" w:type="dxa"/>
            <w:vAlign w:val="center"/>
          </w:tcPr>
          <w:p w14:paraId="0457C372" w14:textId="14A8DC9C" w:rsidR="000C04FA" w:rsidRPr="00FC6846" w:rsidRDefault="000C04FA" w:rsidP="00702FAB">
            <w:pPr>
              <w:spacing w:before="100" w:beforeAutospacing="1" w:after="100" w:afterAutospacing="1"/>
              <w:rPr>
                <w:rFonts w:asciiTheme="majorHAnsi" w:eastAsia="Times New Roman" w:hAnsiTheme="majorHAnsi" w:cstheme="majorHAnsi"/>
                <w:kern w:val="0"/>
                <w14:ligatures w14:val="none"/>
              </w:rPr>
            </w:pPr>
            <w:proofErr w:type="spellStart"/>
            <w:r>
              <w:rPr>
                <w:rFonts w:asciiTheme="majorHAnsi" w:eastAsia="Times New Roman" w:hAnsiTheme="majorHAnsi" w:cstheme="majorHAnsi"/>
                <w:kern w:val="0"/>
                <w14:ligatures w14:val="none"/>
              </w:rPr>
              <w:t>PowerBI</w:t>
            </w:r>
            <w:proofErr w:type="spellEnd"/>
            <w:r>
              <w:rPr>
                <w:rFonts w:asciiTheme="majorHAnsi" w:eastAsia="Times New Roman" w:hAnsiTheme="majorHAnsi" w:cstheme="majorHAnsi"/>
                <w:kern w:val="0"/>
                <w14:ligatures w14:val="none"/>
              </w:rPr>
              <w:t xml:space="preserve"> Developer</w:t>
            </w:r>
          </w:p>
        </w:tc>
        <w:tc>
          <w:tcPr>
            <w:tcW w:w="1663" w:type="dxa"/>
            <w:vAlign w:val="center"/>
          </w:tcPr>
          <w:p w14:paraId="35F1A6B6" w14:textId="56605239" w:rsidR="000C04FA" w:rsidRPr="00FC6846" w:rsidRDefault="000C04FA"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120</w:t>
            </w:r>
          </w:p>
        </w:tc>
        <w:tc>
          <w:tcPr>
            <w:tcW w:w="1398" w:type="dxa"/>
            <w:vAlign w:val="center"/>
          </w:tcPr>
          <w:p w14:paraId="129553BC" w14:textId="3BAFD99C" w:rsidR="000C04FA" w:rsidRPr="00FC6846" w:rsidRDefault="000C04FA"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$180/</w:t>
            </w:r>
            <w:proofErr w:type="spellStart"/>
            <w:r>
              <w:rPr>
                <w:rFonts w:asciiTheme="majorHAnsi" w:eastAsia="Times New Roman" w:hAnsiTheme="majorHAnsi" w:cstheme="majorHAnsi"/>
                <w:kern w:val="0"/>
                <w14:ligatures w14:val="none"/>
              </w:rPr>
              <w:t>hr</w:t>
            </w:r>
            <w:proofErr w:type="spellEnd"/>
          </w:p>
        </w:tc>
        <w:tc>
          <w:tcPr>
            <w:tcW w:w="1224" w:type="dxa"/>
            <w:vAlign w:val="center"/>
          </w:tcPr>
          <w:p w14:paraId="05BA0EF2" w14:textId="421B6DD9" w:rsidR="000C04FA" w:rsidRPr="00FC6846" w:rsidRDefault="008435F6"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$21,600</w:t>
            </w:r>
          </w:p>
        </w:tc>
      </w:tr>
      <w:tr w:rsidR="00506ED9" w:rsidRPr="00FC6846" w14:paraId="1811D08F" w14:textId="2B270E16" w:rsidTr="00702FAB">
        <w:trPr>
          <w:trHeight w:val="826"/>
        </w:trPr>
        <w:tc>
          <w:tcPr>
            <w:tcW w:w="2489" w:type="dxa"/>
            <w:vAlign w:val="center"/>
          </w:tcPr>
          <w:p w14:paraId="4BF3748E" w14:textId="194ECBA2"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Training &amp; Change Management</w:t>
            </w:r>
          </w:p>
        </w:tc>
        <w:tc>
          <w:tcPr>
            <w:tcW w:w="2576" w:type="dxa"/>
            <w:vAlign w:val="center"/>
          </w:tcPr>
          <w:p w14:paraId="55CB5310" w14:textId="75EFA81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Business Analyst</w:t>
            </w:r>
          </w:p>
        </w:tc>
        <w:tc>
          <w:tcPr>
            <w:tcW w:w="1663" w:type="dxa"/>
            <w:vAlign w:val="center"/>
          </w:tcPr>
          <w:p w14:paraId="743E60BB" w14:textId="5D4B4B94" w:rsidR="00506ED9" w:rsidRPr="00FC6846" w:rsidRDefault="00D555B9"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24</w:t>
            </w:r>
          </w:p>
        </w:tc>
        <w:tc>
          <w:tcPr>
            <w:tcW w:w="1398" w:type="dxa"/>
            <w:vAlign w:val="center"/>
          </w:tcPr>
          <w:p w14:paraId="002A180E" w14:textId="7FFC45B6"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14542EF2" w14:textId="5D6161DB"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FA169B">
              <w:rPr>
                <w:rFonts w:asciiTheme="majorHAnsi" w:eastAsia="Times New Roman" w:hAnsiTheme="majorHAnsi" w:cstheme="majorHAnsi"/>
                <w:kern w:val="0"/>
                <w14:ligatures w14:val="none"/>
              </w:rPr>
              <w:t>3</w:t>
            </w:r>
            <w:r w:rsidR="004558DE" w:rsidRPr="00FC6846">
              <w:rPr>
                <w:rFonts w:asciiTheme="majorHAnsi" w:eastAsia="Times New Roman" w:hAnsiTheme="majorHAnsi" w:cstheme="majorHAnsi"/>
                <w:kern w:val="0"/>
                <w14:ligatures w14:val="none"/>
              </w:rPr>
              <w:t>,</w:t>
            </w:r>
            <w:r w:rsidR="00FA169B">
              <w:rPr>
                <w:rFonts w:asciiTheme="majorHAnsi" w:eastAsia="Times New Roman" w:hAnsiTheme="majorHAnsi" w:cstheme="majorHAnsi"/>
                <w:kern w:val="0"/>
                <w14:ligatures w14:val="none"/>
              </w:rPr>
              <w:t>6</w:t>
            </w:r>
            <w:r w:rsidR="00EA3BF7" w:rsidRPr="00FC6846">
              <w:rPr>
                <w:rFonts w:asciiTheme="majorHAnsi" w:eastAsia="Times New Roman" w:hAnsiTheme="majorHAnsi" w:cstheme="majorHAnsi"/>
                <w:kern w:val="0"/>
                <w14:ligatures w14:val="none"/>
              </w:rPr>
              <w:t>00</w:t>
            </w:r>
          </w:p>
        </w:tc>
      </w:tr>
      <w:tr w:rsidR="00506ED9" w:rsidRPr="00FC6846" w14:paraId="22CB2843" w14:textId="1FD9EBF6" w:rsidTr="00702FAB">
        <w:trPr>
          <w:trHeight w:val="826"/>
        </w:trPr>
        <w:tc>
          <w:tcPr>
            <w:tcW w:w="2489" w:type="dxa"/>
            <w:vAlign w:val="center"/>
          </w:tcPr>
          <w:p w14:paraId="0FF244DC" w14:textId="0FB7B9E2"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Overall</w:t>
            </w:r>
          </w:p>
        </w:tc>
        <w:tc>
          <w:tcPr>
            <w:tcW w:w="2576" w:type="dxa"/>
            <w:vAlign w:val="center"/>
          </w:tcPr>
          <w:p w14:paraId="5C4876EC" w14:textId="5C2FD45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663" w:type="dxa"/>
            <w:vAlign w:val="center"/>
          </w:tcPr>
          <w:p w14:paraId="6307351E" w14:textId="575BB110" w:rsidR="00506ED9" w:rsidRPr="00FC6846" w:rsidRDefault="00AE13A9"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40</w:t>
            </w:r>
          </w:p>
        </w:tc>
        <w:tc>
          <w:tcPr>
            <w:tcW w:w="1398" w:type="dxa"/>
            <w:vAlign w:val="center"/>
          </w:tcPr>
          <w:p w14:paraId="268DA3A1" w14:textId="64B226EE"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200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063E0700" w14:textId="782A8A70"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2F1C85">
              <w:rPr>
                <w:rFonts w:asciiTheme="majorHAnsi" w:eastAsia="Times New Roman" w:hAnsiTheme="majorHAnsi" w:cstheme="majorHAnsi"/>
                <w:kern w:val="0"/>
                <w14:ligatures w14:val="none"/>
              </w:rPr>
              <w:t>8</w:t>
            </w:r>
            <w:r w:rsidR="00F42637" w:rsidRPr="00FC6846">
              <w:rPr>
                <w:rFonts w:asciiTheme="majorHAnsi" w:eastAsia="Times New Roman" w:hAnsiTheme="majorHAnsi" w:cstheme="majorHAnsi"/>
                <w:kern w:val="0"/>
                <w14:ligatures w14:val="none"/>
              </w:rPr>
              <w:t>,</w:t>
            </w:r>
            <w:r w:rsidR="002F1C85">
              <w:rPr>
                <w:rFonts w:asciiTheme="majorHAnsi" w:eastAsia="Times New Roman" w:hAnsiTheme="majorHAnsi" w:cstheme="majorHAnsi"/>
                <w:kern w:val="0"/>
                <w14:ligatures w14:val="none"/>
              </w:rPr>
              <w:t>0</w:t>
            </w:r>
            <w:r w:rsidR="00F42637" w:rsidRPr="00FC6846">
              <w:rPr>
                <w:rFonts w:asciiTheme="majorHAnsi" w:eastAsia="Times New Roman" w:hAnsiTheme="majorHAnsi" w:cstheme="majorHAnsi"/>
                <w:kern w:val="0"/>
                <w14:ligatures w14:val="none"/>
              </w:rPr>
              <w:t>00</w:t>
            </w:r>
          </w:p>
        </w:tc>
      </w:tr>
      <w:tr w:rsidR="00F42637" w:rsidRPr="00FC6846" w14:paraId="743156ED" w14:textId="77777777" w:rsidTr="00B1030C">
        <w:trPr>
          <w:trHeight w:val="419"/>
        </w:trPr>
        <w:tc>
          <w:tcPr>
            <w:tcW w:w="2489" w:type="dxa"/>
            <w:shd w:val="clear" w:color="auto" w:fill="208E9B"/>
            <w:vAlign w:val="center"/>
          </w:tcPr>
          <w:p w14:paraId="75EBF8C9" w14:textId="146D54E5" w:rsidR="00F42637" w:rsidRPr="00FC6846" w:rsidRDefault="00F42637"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TOTAL</w:t>
            </w:r>
          </w:p>
        </w:tc>
        <w:tc>
          <w:tcPr>
            <w:tcW w:w="2576" w:type="dxa"/>
            <w:shd w:val="clear" w:color="auto" w:fill="208E9B"/>
            <w:vAlign w:val="center"/>
          </w:tcPr>
          <w:p w14:paraId="78B42B9B" w14:textId="77777777" w:rsidR="00F42637" w:rsidRPr="00FC6846" w:rsidRDefault="00F42637" w:rsidP="00702FAB">
            <w:pPr>
              <w:spacing w:before="100" w:beforeAutospacing="1" w:after="100" w:afterAutospacing="1"/>
              <w:rPr>
                <w:rFonts w:asciiTheme="majorHAnsi" w:eastAsia="Times New Roman" w:hAnsiTheme="majorHAnsi" w:cstheme="majorHAnsi"/>
                <w:kern w:val="0"/>
                <w14:ligatures w14:val="none"/>
              </w:rPr>
            </w:pPr>
          </w:p>
        </w:tc>
        <w:tc>
          <w:tcPr>
            <w:tcW w:w="1663" w:type="dxa"/>
            <w:shd w:val="clear" w:color="auto" w:fill="208E9B"/>
            <w:vAlign w:val="center"/>
          </w:tcPr>
          <w:p w14:paraId="32F9CB6D" w14:textId="2FB0EC60" w:rsidR="00F42637" w:rsidRPr="00FC6846" w:rsidRDefault="00D2562A"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252</w:t>
            </w:r>
            <w:r w:rsidR="00F6525D">
              <w:rPr>
                <w:rFonts w:asciiTheme="majorHAnsi" w:eastAsia="Times New Roman" w:hAnsiTheme="majorHAnsi" w:cstheme="majorHAnsi"/>
                <w:b/>
                <w:bCs/>
                <w:color w:val="FFFFFF" w:themeColor="background1"/>
                <w:kern w:val="0"/>
                <w14:ligatures w14:val="none"/>
              </w:rPr>
              <w:t xml:space="preserve"> hours</w:t>
            </w:r>
          </w:p>
        </w:tc>
        <w:tc>
          <w:tcPr>
            <w:tcW w:w="1398" w:type="dxa"/>
            <w:shd w:val="clear" w:color="auto" w:fill="208E9B"/>
            <w:vAlign w:val="center"/>
          </w:tcPr>
          <w:p w14:paraId="33FDE0A7" w14:textId="77777777" w:rsidR="00F42637" w:rsidRPr="00FC6846" w:rsidRDefault="00F42637" w:rsidP="00702FAB">
            <w:pPr>
              <w:spacing w:before="100" w:beforeAutospacing="1" w:after="100" w:afterAutospacing="1"/>
              <w:rPr>
                <w:rFonts w:asciiTheme="majorHAnsi" w:eastAsia="Times New Roman" w:hAnsiTheme="majorHAnsi" w:cstheme="majorHAnsi"/>
                <w:kern w:val="0"/>
                <w14:ligatures w14:val="none"/>
              </w:rPr>
            </w:pPr>
          </w:p>
        </w:tc>
        <w:tc>
          <w:tcPr>
            <w:tcW w:w="1224" w:type="dxa"/>
            <w:shd w:val="clear" w:color="auto" w:fill="208E9B"/>
            <w:vAlign w:val="center"/>
          </w:tcPr>
          <w:p w14:paraId="2DA02828" w14:textId="67C5B611" w:rsidR="00F42637" w:rsidRPr="00FC6846" w:rsidRDefault="00F42637"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w:t>
            </w:r>
            <w:r w:rsidR="002D7BCF">
              <w:rPr>
                <w:rFonts w:asciiTheme="majorHAnsi" w:eastAsia="Times New Roman" w:hAnsiTheme="majorHAnsi" w:cstheme="majorHAnsi"/>
                <w:b/>
                <w:bCs/>
                <w:color w:val="FFFFFF" w:themeColor="background1"/>
                <w:kern w:val="0"/>
                <w14:ligatures w14:val="none"/>
              </w:rPr>
              <w:t>95</w:t>
            </w:r>
            <w:r w:rsidRPr="00FC6846">
              <w:rPr>
                <w:rFonts w:asciiTheme="majorHAnsi" w:eastAsia="Times New Roman" w:hAnsiTheme="majorHAnsi" w:cstheme="majorHAnsi"/>
                <w:b/>
                <w:bCs/>
                <w:color w:val="FFFFFF" w:themeColor="background1"/>
                <w:kern w:val="0"/>
                <w14:ligatures w14:val="none"/>
              </w:rPr>
              <w:t>,</w:t>
            </w:r>
            <w:r w:rsidR="002D7BCF">
              <w:rPr>
                <w:rFonts w:asciiTheme="majorHAnsi" w:eastAsia="Times New Roman" w:hAnsiTheme="majorHAnsi" w:cstheme="majorHAnsi"/>
                <w:b/>
                <w:bCs/>
                <w:color w:val="FFFFFF" w:themeColor="background1"/>
                <w:kern w:val="0"/>
                <w14:ligatures w14:val="none"/>
              </w:rPr>
              <w:t>400</w:t>
            </w:r>
          </w:p>
        </w:tc>
      </w:tr>
    </w:tbl>
    <w:p w14:paraId="676583A2" w14:textId="193E9F05" w:rsidR="00D82BA2" w:rsidRDefault="00DE2FD7" w:rsidP="004036CA">
      <w:pPr>
        <w:spacing w:before="100" w:beforeAutospacing="1" w:after="100" w:afterAutospacing="1" w:line="240" w:lineRule="auto"/>
        <w:rPr>
          <w:rStyle w:val="normaltextrun"/>
          <w:rFonts w:asciiTheme="majorHAnsi" w:eastAsia="Times New Roman" w:hAnsiTheme="majorHAnsi" w:cstheme="majorHAnsi"/>
          <w:kern w:val="0"/>
          <w14:ligatures w14:val="none"/>
        </w:rPr>
      </w:pPr>
      <w:r w:rsidRPr="00FC6846">
        <w:rPr>
          <w:rStyle w:val="normaltextrun"/>
          <w:rFonts w:asciiTheme="majorHAnsi" w:eastAsia="Times New Roman" w:hAnsiTheme="majorHAnsi" w:cstheme="majorHAnsi"/>
          <w:kern w:val="0"/>
          <w14:ligatures w14:val="none"/>
        </w:rPr>
        <w:t>*</w:t>
      </w:r>
      <w:r w:rsidR="00C54396" w:rsidRPr="00FC6846">
        <w:rPr>
          <w:rStyle w:val="normaltextrun"/>
          <w:rFonts w:asciiTheme="majorHAnsi" w:eastAsia="Times New Roman" w:hAnsiTheme="majorHAnsi" w:cstheme="majorHAnsi"/>
          <w:kern w:val="0"/>
          <w14:ligatures w14:val="none"/>
        </w:rPr>
        <w:t xml:space="preserve">If simpler architecture is selected </w:t>
      </w:r>
      <w:r w:rsidR="007E685F" w:rsidRPr="00FC6846">
        <w:rPr>
          <w:rStyle w:val="normaltextrun"/>
          <w:rFonts w:asciiTheme="majorHAnsi" w:eastAsia="Times New Roman" w:hAnsiTheme="majorHAnsi" w:cstheme="majorHAnsi"/>
          <w:kern w:val="0"/>
          <w14:ligatures w14:val="none"/>
        </w:rPr>
        <w:t>the number</w:t>
      </w:r>
      <w:r w:rsidR="00C54396" w:rsidRPr="00FC6846">
        <w:rPr>
          <w:rStyle w:val="normaltextrun"/>
          <w:rFonts w:asciiTheme="majorHAnsi" w:eastAsia="Times New Roman" w:hAnsiTheme="majorHAnsi" w:cstheme="majorHAnsi"/>
          <w:kern w:val="0"/>
          <w14:ligatures w14:val="none"/>
        </w:rPr>
        <w:t xml:space="preserve"> of hours on Data Engineer will be reduced </w:t>
      </w:r>
      <w:r w:rsidR="00DA5DC3" w:rsidRPr="00FC6846">
        <w:rPr>
          <w:rStyle w:val="normaltextrun"/>
          <w:rFonts w:asciiTheme="majorHAnsi" w:eastAsia="Times New Roman" w:hAnsiTheme="majorHAnsi" w:cstheme="majorHAnsi"/>
          <w:kern w:val="0"/>
          <w14:ligatures w14:val="none"/>
        </w:rPr>
        <w:t>accordingly</w:t>
      </w:r>
      <w:r w:rsidRPr="00FC6846">
        <w:rPr>
          <w:rStyle w:val="normaltextrun"/>
          <w:rFonts w:asciiTheme="majorHAnsi" w:eastAsia="Times New Roman" w:hAnsiTheme="majorHAnsi" w:cstheme="majorHAnsi"/>
          <w:kern w:val="0"/>
          <w14:ligatures w14:val="none"/>
        </w:rPr>
        <w:t xml:space="preserve">. </w:t>
      </w:r>
    </w:p>
    <w:p w14:paraId="19652EE2" w14:textId="77777777" w:rsidR="00B36932" w:rsidRDefault="00B36932" w:rsidP="004036CA">
      <w:pPr>
        <w:spacing w:before="100" w:beforeAutospacing="1" w:after="100" w:afterAutospacing="1" w:line="240" w:lineRule="auto"/>
        <w:rPr>
          <w:rStyle w:val="normaltextrun"/>
          <w:rFonts w:asciiTheme="majorHAnsi" w:eastAsia="Times New Roman" w:hAnsiTheme="majorHAnsi" w:cstheme="majorHAnsi"/>
          <w:kern w:val="0"/>
          <w14:ligatures w14:val="none"/>
        </w:rPr>
      </w:pPr>
    </w:p>
    <w:p w14:paraId="10282A8E" w14:textId="77777777" w:rsidR="00064F61" w:rsidRDefault="00064F61" w:rsidP="004036CA">
      <w:pPr>
        <w:spacing w:before="100" w:beforeAutospacing="1" w:after="100" w:afterAutospacing="1" w:line="240" w:lineRule="auto"/>
        <w:rPr>
          <w:rStyle w:val="normaltextrun"/>
          <w:rFonts w:asciiTheme="majorHAnsi" w:eastAsia="Times New Roman" w:hAnsiTheme="majorHAnsi" w:cstheme="majorHAnsi"/>
          <w:kern w:val="0"/>
          <w14:ligatures w14:val="none"/>
        </w:rPr>
      </w:pPr>
    </w:p>
    <w:p w14:paraId="023134FF" w14:textId="77777777" w:rsidR="00DE776A" w:rsidRDefault="00DE776A" w:rsidP="004036CA">
      <w:pPr>
        <w:spacing w:before="100" w:beforeAutospacing="1" w:after="100" w:afterAutospacing="1" w:line="240" w:lineRule="auto"/>
        <w:rPr>
          <w:ins w:id="53" w:author="{359A0283-3DDE-4B70-B9E2-684ED03523EC}" w:date="2025-02-12T20:01:00Z" w16du:dateUtc="2025-02-12T18:01:00Z"/>
          <w:rStyle w:val="normaltextrun"/>
          <w:rFonts w:asciiTheme="majorHAnsi" w:eastAsia="Times New Roman" w:hAnsiTheme="majorHAnsi" w:cstheme="majorHAnsi"/>
          <w:kern w:val="0"/>
          <w14:ligatures w14:val="none"/>
        </w:rPr>
      </w:pPr>
    </w:p>
    <w:p w14:paraId="1CAD8C92" w14:textId="77777777" w:rsidR="00F90F72" w:rsidRDefault="00F90F72" w:rsidP="00380B88">
      <w:pPr>
        <w:rPr>
          <w:rFonts w:asciiTheme="majorHAnsi" w:eastAsia="Times New Roman" w:hAnsiTheme="majorHAnsi" w:cstheme="majorHAnsi"/>
          <w:kern w:val="0"/>
          <w14:ligatures w14:val="none"/>
        </w:rPr>
      </w:pPr>
    </w:p>
    <w:p w14:paraId="318966A7" w14:textId="77777777" w:rsidR="00F90F72" w:rsidRDefault="00F90F72" w:rsidP="00380B88">
      <w:pPr>
        <w:rPr>
          <w:rFonts w:asciiTheme="majorHAnsi" w:eastAsia="Times New Roman" w:hAnsiTheme="majorHAnsi" w:cstheme="majorHAnsi"/>
          <w:kern w:val="0"/>
          <w14:ligatures w14:val="none"/>
        </w:rPr>
      </w:pPr>
    </w:p>
    <w:p w14:paraId="038BC2D9" w14:textId="77777777" w:rsidR="00F90F72" w:rsidRDefault="00F90F72" w:rsidP="00380B88">
      <w:pPr>
        <w:rPr>
          <w:rFonts w:asciiTheme="majorHAnsi" w:eastAsia="Times New Roman" w:hAnsiTheme="majorHAnsi" w:cstheme="majorHAnsi"/>
          <w:kern w:val="0"/>
          <w14:ligatures w14:val="none"/>
        </w:rPr>
      </w:pPr>
    </w:p>
    <w:p w14:paraId="630DF1ED" w14:textId="77777777" w:rsidR="00F90F72" w:rsidRDefault="00F90F72" w:rsidP="00380B88">
      <w:pPr>
        <w:rPr>
          <w:rFonts w:asciiTheme="majorHAnsi" w:eastAsia="Times New Roman" w:hAnsiTheme="majorHAnsi" w:cstheme="majorHAnsi"/>
          <w:kern w:val="0"/>
          <w14:ligatures w14:val="none"/>
        </w:rPr>
      </w:pPr>
    </w:p>
    <w:p w14:paraId="3CD32A7F" w14:textId="1B1FB172" w:rsidR="00833ABE" w:rsidRDefault="00833ABE">
      <w:pPr>
        <w:rPr>
          <w:rStyle w:val="normaltextrun"/>
          <w:rFonts w:asciiTheme="majorHAnsi" w:eastAsia="Times New Roman" w:hAnsiTheme="majorHAnsi" w:cstheme="majorHAnsi"/>
          <w:kern w:val="0"/>
          <w14:ligatures w14:val="none"/>
        </w:rPr>
      </w:pPr>
    </w:p>
    <w:p w14:paraId="6C65452F" w14:textId="287C9461" w:rsidR="00833ABE" w:rsidRPr="00FC6846" w:rsidRDefault="00CB7B1C" w:rsidP="00833ABE">
      <w:pPr>
        <w:pStyle w:val="Heading2"/>
        <w:rPr>
          <w:rStyle w:val="normaltextrun"/>
          <w:color w:val="2F5496"/>
          <w:shd w:val="clear" w:color="auto" w:fill="FFFFFF"/>
        </w:rPr>
      </w:pPr>
      <w:bookmarkStart w:id="54" w:name="_Toc190281537"/>
      <w:bookmarkStart w:id="55" w:name="_Toc190285278"/>
      <w:bookmarkStart w:id="56" w:name="_Toc190290249"/>
      <w:r>
        <w:rPr>
          <w:rStyle w:val="normaltextrun"/>
          <w:color w:val="2F5496"/>
          <w:shd w:val="clear" w:color="auto" w:fill="FFFFFF"/>
        </w:rPr>
        <w:t xml:space="preserve">Overall </w:t>
      </w:r>
      <w:r w:rsidR="00833ABE" w:rsidRPr="0AA4908D">
        <w:rPr>
          <w:rStyle w:val="normaltextrun"/>
          <w:color w:val="2F5496"/>
          <w:shd w:val="clear" w:color="auto" w:fill="FFFFFF"/>
        </w:rPr>
        <w:t>Timeline</w:t>
      </w:r>
      <w:bookmarkEnd w:id="54"/>
      <w:bookmarkEnd w:id="55"/>
      <w:bookmarkEnd w:id="56"/>
    </w:p>
    <w:p w14:paraId="041C201A" w14:textId="77777777" w:rsidR="00833ABE" w:rsidRPr="00FC6846" w:rsidRDefault="00833ABE" w:rsidP="00833ABE">
      <w:pPr>
        <w:rPr>
          <w:rFonts w:asciiTheme="majorHAnsi" w:hAnsiTheme="majorHAnsi" w:cstheme="majorHAnsi"/>
        </w:rPr>
      </w:pPr>
    </w:p>
    <w:tbl>
      <w:tblPr>
        <w:tblStyle w:val="TableGrid"/>
        <w:tblW w:w="10852" w:type="dxa"/>
        <w:tblInd w:w="-5" w:type="dxa"/>
        <w:tblLook w:val="04A0" w:firstRow="1" w:lastRow="0" w:firstColumn="1" w:lastColumn="0" w:noHBand="0" w:noVBand="1"/>
      </w:tblPr>
      <w:tblGrid>
        <w:gridCol w:w="1783"/>
        <w:gridCol w:w="716"/>
        <w:gridCol w:w="716"/>
        <w:gridCol w:w="716"/>
        <w:gridCol w:w="716"/>
        <w:gridCol w:w="716"/>
        <w:gridCol w:w="716"/>
        <w:gridCol w:w="716"/>
        <w:gridCol w:w="716"/>
        <w:gridCol w:w="716"/>
        <w:gridCol w:w="875"/>
        <w:gridCol w:w="875"/>
        <w:gridCol w:w="875"/>
      </w:tblGrid>
      <w:tr w:rsidR="000F512A" w:rsidRPr="00FC6846" w14:paraId="19FEFACB" w14:textId="77777777" w:rsidTr="000F512A">
        <w:trPr>
          <w:trHeight w:val="5"/>
        </w:trPr>
        <w:tc>
          <w:tcPr>
            <w:tcW w:w="1783" w:type="dxa"/>
            <w:tcBorders>
              <w:top w:val="single" w:sz="4" w:space="0" w:color="auto"/>
              <w:left w:val="single" w:sz="4" w:space="0" w:color="auto"/>
              <w:right w:val="single" w:sz="4" w:space="0" w:color="auto"/>
            </w:tcBorders>
            <w:shd w:val="clear" w:color="auto" w:fill="208E9B"/>
          </w:tcPr>
          <w:p w14:paraId="46083B05"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Pr="00FC6846">
              <w:rPr>
                <w:rFonts w:asciiTheme="majorHAnsi" w:eastAsia="Times New Roman" w:hAnsiTheme="majorHAnsi" w:cstheme="majorHAnsi"/>
                <w:b/>
                <w:bCs/>
                <w:color w:val="FFFFFF" w:themeColor="background1"/>
                <w:kern w:val="0"/>
                <w:sz w:val="24"/>
                <w:szCs w:val="24"/>
                <w14:ligatures w14:val="none"/>
              </w:rPr>
              <w:t>*</w:t>
            </w:r>
          </w:p>
        </w:tc>
        <w:tc>
          <w:tcPr>
            <w:tcW w:w="716" w:type="dxa"/>
            <w:tcBorders>
              <w:top w:val="single" w:sz="4" w:space="0" w:color="auto"/>
              <w:left w:val="single" w:sz="4" w:space="0" w:color="auto"/>
              <w:bottom w:val="single" w:sz="4" w:space="0" w:color="auto"/>
            </w:tcBorders>
            <w:shd w:val="clear" w:color="auto" w:fill="208E9B"/>
          </w:tcPr>
          <w:p w14:paraId="44CD03C9"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W1</w:t>
            </w:r>
          </w:p>
        </w:tc>
        <w:tc>
          <w:tcPr>
            <w:tcW w:w="716" w:type="dxa"/>
            <w:tcBorders>
              <w:top w:val="single" w:sz="4" w:space="0" w:color="auto"/>
              <w:bottom w:val="single" w:sz="4" w:space="0" w:color="auto"/>
            </w:tcBorders>
            <w:shd w:val="clear" w:color="auto" w:fill="208E9B"/>
          </w:tcPr>
          <w:p w14:paraId="08170F1D"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W2</w:t>
            </w:r>
          </w:p>
        </w:tc>
        <w:tc>
          <w:tcPr>
            <w:tcW w:w="716" w:type="dxa"/>
            <w:tcBorders>
              <w:top w:val="single" w:sz="4" w:space="0" w:color="auto"/>
              <w:bottom w:val="single" w:sz="4" w:space="0" w:color="auto"/>
            </w:tcBorders>
            <w:shd w:val="clear" w:color="auto" w:fill="208E9B"/>
          </w:tcPr>
          <w:p w14:paraId="77AB7DE2"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W3</w:t>
            </w:r>
          </w:p>
        </w:tc>
        <w:tc>
          <w:tcPr>
            <w:tcW w:w="716" w:type="dxa"/>
            <w:tcBorders>
              <w:top w:val="single" w:sz="4" w:space="0" w:color="auto"/>
              <w:bottom w:val="single" w:sz="4" w:space="0" w:color="auto"/>
            </w:tcBorders>
            <w:shd w:val="clear" w:color="auto" w:fill="208E9B"/>
          </w:tcPr>
          <w:p w14:paraId="090949B5"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W4</w:t>
            </w:r>
          </w:p>
        </w:tc>
        <w:tc>
          <w:tcPr>
            <w:tcW w:w="716" w:type="dxa"/>
            <w:tcBorders>
              <w:top w:val="single" w:sz="4" w:space="0" w:color="auto"/>
              <w:bottom w:val="single" w:sz="4" w:space="0" w:color="auto"/>
            </w:tcBorders>
            <w:shd w:val="clear" w:color="auto" w:fill="208E9B"/>
          </w:tcPr>
          <w:p w14:paraId="445D48F2"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W5</w:t>
            </w:r>
          </w:p>
        </w:tc>
        <w:tc>
          <w:tcPr>
            <w:tcW w:w="716" w:type="dxa"/>
            <w:tcBorders>
              <w:top w:val="single" w:sz="4" w:space="0" w:color="auto"/>
              <w:bottom w:val="single" w:sz="4" w:space="0" w:color="auto"/>
            </w:tcBorders>
            <w:shd w:val="clear" w:color="auto" w:fill="208E9B"/>
          </w:tcPr>
          <w:p w14:paraId="49C43B7D"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W6</w:t>
            </w:r>
          </w:p>
        </w:tc>
        <w:tc>
          <w:tcPr>
            <w:tcW w:w="716" w:type="dxa"/>
            <w:tcBorders>
              <w:top w:val="single" w:sz="4" w:space="0" w:color="auto"/>
              <w:bottom w:val="single" w:sz="4" w:space="0" w:color="auto"/>
            </w:tcBorders>
            <w:shd w:val="clear" w:color="auto" w:fill="208E9B"/>
          </w:tcPr>
          <w:p w14:paraId="082B0082"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W7</w:t>
            </w:r>
          </w:p>
        </w:tc>
        <w:tc>
          <w:tcPr>
            <w:tcW w:w="716" w:type="dxa"/>
            <w:tcBorders>
              <w:top w:val="single" w:sz="4" w:space="0" w:color="auto"/>
              <w:bottom w:val="single" w:sz="4" w:space="0" w:color="auto"/>
            </w:tcBorders>
            <w:shd w:val="clear" w:color="auto" w:fill="208E9B"/>
          </w:tcPr>
          <w:p w14:paraId="74BF2363"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W8</w:t>
            </w:r>
          </w:p>
        </w:tc>
        <w:tc>
          <w:tcPr>
            <w:tcW w:w="716" w:type="dxa"/>
            <w:tcBorders>
              <w:top w:val="single" w:sz="4" w:space="0" w:color="auto"/>
              <w:bottom w:val="single" w:sz="4" w:space="0" w:color="auto"/>
            </w:tcBorders>
            <w:shd w:val="clear" w:color="auto" w:fill="208E9B"/>
          </w:tcPr>
          <w:p w14:paraId="63BD7497"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W9</w:t>
            </w:r>
          </w:p>
        </w:tc>
        <w:tc>
          <w:tcPr>
            <w:tcW w:w="875" w:type="dxa"/>
            <w:tcBorders>
              <w:top w:val="single" w:sz="4" w:space="0" w:color="auto"/>
              <w:bottom w:val="single" w:sz="4" w:space="0" w:color="auto"/>
            </w:tcBorders>
            <w:shd w:val="clear" w:color="auto" w:fill="208E9B"/>
          </w:tcPr>
          <w:p w14:paraId="762EA6C9"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W10</w:t>
            </w:r>
          </w:p>
        </w:tc>
        <w:tc>
          <w:tcPr>
            <w:tcW w:w="875" w:type="dxa"/>
            <w:tcBorders>
              <w:top w:val="single" w:sz="4" w:space="0" w:color="auto"/>
              <w:bottom w:val="single" w:sz="4" w:space="0" w:color="auto"/>
            </w:tcBorders>
            <w:shd w:val="clear" w:color="auto" w:fill="208E9B"/>
          </w:tcPr>
          <w:p w14:paraId="76C1565E"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W11</w:t>
            </w:r>
          </w:p>
        </w:tc>
        <w:tc>
          <w:tcPr>
            <w:tcW w:w="875" w:type="dxa"/>
            <w:tcBorders>
              <w:top w:val="single" w:sz="4" w:space="0" w:color="auto"/>
              <w:bottom w:val="single" w:sz="4" w:space="0" w:color="auto"/>
              <w:right w:val="single" w:sz="4" w:space="0" w:color="auto"/>
            </w:tcBorders>
            <w:shd w:val="clear" w:color="auto" w:fill="208E9B"/>
          </w:tcPr>
          <w:p w14:paraId="721B3CF8" w14:textId="77777777" w:rsidR="00833ABE" w:rsidRPr="00FC6846" w:rsidRDefault="00833ABE" w:rsidP="00F95906">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W12</w:t>
            </w:r>
          </w:p>
        </w:tc>
      </w:tr>
      <w:tr w:rsidR="000F512A" w:rsidRPr="00FC6846" w14:paraId="69F076F1" w14:textId="77777777" w:rsidTr="000F512A">
        <w:trPr>
          <w:trHeight w:val="459"/>
        </w:trPr>
        <w:tc>
          <w:tcPr>
            <w:tcW w:w="1783" w:type="dxa"/>
            <w:tcBorders>
              <w:left w:val="single" w:sz="4" w:space="0" w:color="auto"/>
              <w:right w:val="single" w:sz="4" w:space="0" w:color="auto"/>
            </w:tcBorders>
            <w:vAlign w:val="center"/>
          </w:tcPr>
          <w:p w14:paraId="65E80B98" w14:textId="77777777" w:rsidR="00833ABE" w:rsidRPr="000F512A" w:rsidRDefault="00833ABE" w:rsidP="00F95906">
            <w:pPr>
              <w:rPr>
                <w:rFonts w:asciiTheme="majorHAnsi" w:hAnsiTheme="majorHAnsi" w:cstheme="majorHAnsi"/>
                <w:sz w:val="20"/>
                <w:szCs w:val="20"/>
              </w:rPr>
            </w:pPr>
            <w:r w:rsidRPr="000F512A">
              <w:rPr>
                <w:rFonts w:asciiTheme="majorHAnsi" w:eastAsia="Times New Roman" w:hAnsiTheme="majorHAnsi" w:cstheme="majorHAnsi"/>
                <w:kern w:val="0"/>
                <w:sz w:val="20"/>
                <w:szCs w:val="20"/>
                <w14:ligatures w14:val="none"/>
              </w:rPr>
              <w:t>Governance Framework</w:t>
            </w:r>
          </w:p>
        </w:tc>
        <w:tc>
          <w:tcPr>
            <w:tcW w:w="716" w:type="dxa"/>
            <w:tcBorders>
              <w:left w:val="single" w:sz="4" w:space="0" w:color="auto"/>
              <w:bottom w:val="dotted" w:sz="4" w:space="0" w:color="A6A6A6" w:themeColor="background1" w:themeShade="A6"/>
              <w:right w:val="dotted" w:sz="4" w:space="0" w:color="A6A6A6" w:themeColor="background1" w:themeShade="A6"/>
            </w:tcBorders>
            <w:shd w:val="clear" w:color="auto" w:fill="auto"/>
            <w:vAlign w:val="center"/>
          </w:tcPr>
          <w:p w14:paraId="1211BBDC"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7" behindDoc="0" locked="0" layoutInCell="1" allowOverlap="1" wp14:anchorId="5621F0D7" wp14:editId="3C2E7818">
                      <wp:simplePos x="0" y="0"/>
                      <wp:positionH relativeFrom="column">
                        <wp:posOffset>-22860</wp:posOffset>
                      </wp:positionH>
                      <wp:positionV relativeFrom="paragraph">
                        <wp:posOffset>25400</wp:posOffset>
                      </wp:positionV>
                      <wp:extent cx="5693410" cy="238760"/>
                      <wp:effectExtent l="0" t="0" r="40640" b="27940"/>
                      <wp:wrapNone/>
                      <wp:docPr id="2016737249" name="Arrow: Pentagon 1"/>
                      <wp:cNvGraphicFramePr/>
                      <a:graphic xmlns:a="http://schemas.openxmlformats.org/drawingml/2006/main">
                        <a:graphicData uri="http://schemas.microsoft.com/office/word/2010/wordprocessingShape">
                          <wps:wsp>
                            <wps:cNvSpPr/>
                            <wps:spPr>
                              <a:xfrm>
                                <a:off x="0" y="0"/>
                                <a:ext cx="5693410"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3C93A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6" type="#_x0000_t15" style="position:absolute;margin-left:-1.8pt;margin-top:2pt;width:448.3pt;height:18.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" adj="21147" fillcolor="#208e9b" strokecolor="#208e9b" strokeweight="1pt"/>
                  </w:pict>
                </mc:Fallback>
              </mc:AlternateContent>
            </w:r>
          </w:p>
        </w:tc>
        <w:tc>
          <w:tcPr>
            <w:tcW w:w="716" w:type="dxa"/>
            <w:tcBorders>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D60A124"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F12C117"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single" w:sz="4" w:space="0" w:color="auto"/>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5D864F1E"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single" w:sz="4" w:space="0" w:color="auto"/>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49621D8"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single" w:sz="4" w:space="0" w:color="auto"/>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E9D1D2F"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single" w:sz="4" w:space="0" w:color="auto"/>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3C755304"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single" w:sz="4" w:space="0" w:color="auto"/>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BFE8A1B"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single" w:sz="4" w:space="0" w:color="auto"/>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F051CDA"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single" w:sz="4" w:space="0" w:color="auto"/>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3230B887"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single" w:sz="4" w:space="0" w:color="auto"/>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1223EB16"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single" w:sz="4" w:space="0" w:color="auto"/>
              <w:left w:val="dotted" w:sz="4" w:space="0" w:color="A6A6A6" w:themeColor="background1" w:themeShade="A6"/>
              <w:bottom w:val="dotted" w:sz="4" w:space="0" w:color="A6A6A6" w:themeColor="background1" w:themeShade="A6"/>
              <w:right w:val="single" w:sz="4" w:space="0" w:color="auto"/>
            </w:tcBorders>
            <w:shd w:val="clear" w:color="auto" w:fill="auto"/>
          </w:tcPr>
          <w:p w14:paraId="06FE6EE2"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r>
      <w:tr w:rsidR="000F512A" w:rsidRPr="00FC6846" w14:paraId="4D13C8B7" w14:textId="77777777" w:rsidTr="000F512A">
        <w:trPr>
          <w:trHeight w:val="459"/>
        </w:trPr>
        <w:tc>
          <w:tcPr>
            <w:tcW w:w="1783" w:type="dxa"/>
            <w:tcBorders>
              <w:left w:val="single" w:sz="4" w:space="0" w:color="auto"/>
              <w:right w:val="single" w:sz="4" w:space="0" w:color="auto"/>
            </w:tcBorders>
            <w:vAlign w:val="center"/>
          </w:tcPr>
          <w:p w14:paraId="490FE726" w14:textId="77777777" w:rsidR="00833ABE" w:rsidRPr="000F512A" w:rsidRDefault="00833ABE" w:rsidP="00F95906">
            <w:pPr>
              <w:rPr>
                <w:rFonts w:asciiTheme="majorHAnsi" w:hAnsiTheme="majorHAnsi" w:cstheme="majorHAnsi"/>
                <w:sz w:val="20"/>
                <w:szCs w:val="20"/>
              </w:rPr>
            </w:pPr>
            <w:proofErr w:type="spellStart"/>
            <w:r w:rsidRPr="000F512A">
              <w:rPr>
                <w:rFonts w:asciiTheme="majorHAnsi" w:eastAsia="Times New Roman" w:hAnsiTheme="majorHAnsi" w:cstheme="majorHAnsi"/>
                <w:kern w:val="0"/>
                <w:sz w:val="20"/>
                <w:szCs w:val="20"/>
                <w14:ligatures w14:val="none"/>
              </w:rPr>
              <w:t>DealCloud</w:t>
            </w:r>
            <w:proofErr w:type="spellEnd"/>
            <w:r w:rsidRPr="000F512A">
              <w:rPr>
                <w:rFonts w:asciiTheme="majorHAnsi" w:eastAsia="Times New Roman" w:hAnsiTheme="majorHAnsi" w:cstheme="majorHAnsi"/>
                <w:kern w:val="0"/>
                <w:sz w:val="20"/>
                <w:szCs w:val="20"/>
                <w14:ligatures w14:val="none"/>
              </w:rPr>
              <w:t xml:space="preserve"> Customization</w:t>
            </w:r>
          </w:p>
        </w:tc>
        <w:tc>
          <w:tcPr>
            <w:tcW w:w="716" w:type="dxa"/>
            <w:tcBorders>
              <w:top w:val="dotted" w:sz="4" w:space="0" w:color="A6A6A6" w:themeColor="background1" w:themeShade="A6"/>
              <w:left w:val="single" w:sz="4" w:space="0" w:color="auto"/>
              <w:bottom w:val="dotted" w:sz="4" w:space="0" w:color="A6A6A6" w:themeColor="background1" w:themeShade="A6"/>
              <w:right w:val="dotted" w:sz="4" w:space="0" w:color="A6A6A6" w:themeColor="background1" w:themeShade="A6"/>
            </w:tcBorders>
            <w:shd w:val="clear" w:color="auto" w:fill="auto"/>
            <w:vAlign w:val="center"/>
          </w:tcPr>
          <w:p w14:paraId="0223705B" w14:textId="77777777" w:rsidR="00833ABE" w:rsidRPr="00FC6846" w:rsidRDefault="00833ABE" w:rsidP="00F95906">
            <w:pPr>
              <w:spacing w:before="100" w:beforeAutospacing="1" w:after="100" w:afterAutospacing="1"/>
              <w:rPr>
                <w:rFonts w:asciiTheme="majorHAnsi" w:eastAsia="Times New Roman" w:hAnsiTheme="majorHAnsi" w:cstheme="majorHAnsi"/>
                <w:color w:val="FF0000"/>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499F47B"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144C69D"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6843ACC"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19D05BB5"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95B000D"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31DCFA2"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9B35CB0"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0F76F74"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F7B92B9"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2B8BE63"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single" w:sz="4" w:space="0" w:color="auto"/>
            </w:tcBorders>
            <w:shd w:val="clear" w:color="auto" w:fill="auto"/>
          </w:tcPr>
          <w:p w14:paraId="346CCD7B"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r>
      <w:tr w:rsidR="000F512A" w:rsidRPr="00FC6846" w14:paraId="237C7F51" w14:textId="77777777" w:rsidTr="000F512A">
        <w:trPr>
          <w:trHeight w:val="459"/>
        </w:trPr>
        <w:tc>
          <w:tcPr>
            <w:tcW w:w="1783" w:type="dxa"/>
            <w:tcBorders>
              <w:left w:val="single" w:sz="4" w:space="0" w:color="auto"/>
              <w:right w:val="single" w:sz="4" w:space="0" w:color="auto"/>
            </w:tcBorders>
            <w:vAlign w:val="center"/>
          </w:tcPr>
          <w:p w14:paraId="0B07F6F1" w14:textId="77777777" w:rsidR="00833ABE" w:rsidRPr="000F512A" w:rsidRDefault="00833ABE" w:rsidP="00F95906">
            <w:pPr>
              <w:rPr>
                <w:rFonts w:asciiTheme="majorHAnsi" w:hAnsiTheme="majorHAnsi" w:cstheme="majorHAnsi"/>
                <w:sz w:val="20"/>
                <w:szCs w:val="20"/>
              </w:rPr>
            </w:pPr>
            <w:r w:rsidRPr="000F512A">
              <w:rPr>
                <w:rFonts w:asciiTheme="majorHAnsi" w:eastAsia="Times New Roman" w:hAnsiTheme="majorHAnsi" w:cstheme="majorHAnsi"/>
                <w:kern w:val="0"/>
                <w:sz w:val="20"/>
                <w:szCs w:val="20"/>
                <w14:ligatures w14:val="none"/>
              </w:rPr>
              <w:t>Metropolitan Data Architecture Technical Setup</w:t>
            </w:r>
          </w:p>
        </w:tc>
        <w:tc>
          <w:tcPr>
            <w:tcW w:w="716" w:type="dxa"/>
            <w:tcBorders>
              <w:top w:val="dotted" w:sz="4" w:space="0" w:color="A6A6A6" w:themeColor="background1" w:themeShade="A6"/>
              <w:left w:val="single" w:sz="4" w:space="0" w:color="auto"/>
              <w:bottom w:val="dotted" w:sz="4" w:space="0" w:color="A6A6A6" w:themeColor="background1" w:themeShade="A6"/>
              <w:right w:val="dotted" w:sz="4" w:space="0" w:color="A6A6A6" w:themeColor="background1" w:themeShade="A6"/>
            </w:tcBorders>
            <w:shd w:val="clear" w:color="auto" w:fill="auto"/>
            <w:vAlign w:val="center"/>
          </w:tcPr>
          <w:p w14:paraId="4B992297" w14:textId="271F4BC6"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CD0C6AF" w14:textId="76AAB8C7" w:rsidR="00833ABE" w:rsidRPr="00FC6846" w:rsidRDefault="000F512A" w:rsidP="00F9590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8" behindDoc="0" locked="0" layoutInCell="1" allowOverlap="1" wp14:anchorId="6A19B084" wp14:editId="78916A11">
                      <wp:simplePos x="0" y="0"/>
                      <wp:positionH relativeFrom="column">
                        <wp:posOffset>-516758</wp:posOffset>
                      </wp:positionH>
                      <wp:positionV relativeFrom="paragraph">
                        <wp:posOffset>112946</wp:posOffset>
                      </wp:positionV>
                      <wp:extent cx="1794294" cy="238760"/>
                      <wp:effectExtent l="0" t="0" r="34925" b="27940"/>
                      <wp:wrapNone/>
                      <wp:docPr id="1629282873" name="Arrow: Pentagon 1"/>
                      <wp:cNvGraphicFramePr/>
                      <a:graphic xmlns:a="http://schemas.openxmlformats.org/drawingml/2006/main">
                        <a:graphicData uri="http://schemas.microsoft.com/office/word/2010/wordprocessingShape">
                          <wps:wsp>
                            <wps:cNvSpPr/>
                            <wps:spPr>
                              <a:xfrm>
                                <a:off x="0" y="0"/>
                                <a:ext cx="1794294"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CBAFF" id="Arrow: Pentagon 1" o:spid="_x0000_s1026" type="#_x0000_t15" style="position:absolute;margin-left:-40.7pt;margin-top:8.9pt;width:141.3pt;height:18.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" adj="20163" fillcolor="#208e9b" strokecolor="#208e9b" strokeweight="1pt"/>
                  </w:pict>
                </mc:Fallback>
              </mc:AlternateContent>
            </w: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062FA86"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0319D13"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3A63DD29"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4284E7B"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39577D55"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C6FE5A4"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1BC9B486"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41F3A8B"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5D15B35F"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single" w:sz="4" w:space="0" w:color="auto"/>
            </w:tcBorders>
            <w:shd w:val="clear" w:color="auto" w:fill="auto"/>
          </w:tcPr>
          <w:p w14:paraId="248F2B4A"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r>
      <w:tr w:rsidR="000F512A" w:rsidRPr="00FC6846" w14:paraId="13C396FC" w14:textId="77777777" w:rsidTr="000F512A">
        <w:trPr>
          <w:trHeight w:val="459"/>
        </w:trPr>
        <w:tc>
          <w:tcPr>
            <w:tcW w:w="1783" w:type="dxa"/>
            <w:tcBorders>
              <w:left w:val="single" w:sz="4" w:space="0" w:color="auto"/>
              <w:right w:val="single" w:sz="4" w:space="0" w:color="auto"/>
            </w:tcBorders>
            <w:vAlign w:val="center"/>
          </w:tcPr>
          <w:p w14:paraId="7A2CFA33" w14:textId="77777777" w:rsidR="00833ABE" w:rsidRPr="000F512A" w:rsidRDefault="00833ABE" w:rsidP="00F95906">
            <w:pPr>
              <w:rPr>
                <w:rFonts w:asciiTheme="majorHAnsi" w:hAnsiTheme="majorHAnsi" w:cstheme="majorHAnsi"/>
                <w:sz w:val="20"/>
                <w:szCs w:val="20"/>
              </w:rPr>
            </w:pPr>
            <w:r w:rsidRPr="000F512A">
              <w:rPr>
                <w:rFonts w:asciiTheme="majorHAnsi" w:eastAsia="Times New Roman" w:hAnsiTheme="majorHAnsi" w:cstheme="majorHAnsi"/>
                <w:kern w:val="0"/>
                <w:sz w:val="20"/>
                <w:szCs w:val="20"/>
                <w14:ligatures w14:val="none"/>
              </w:rPr>
              <w:t>Data cleansing for deal data</w:t>
            </w:r>
          </w:p>
        </w:tc>
        <w:tc>
          <w:tcPr>
            <w:tcW w:w="716" w:type="dxa"/>
            <w:tcBorders>
              <w:top w:val="dotted" w:sz="4" w:space="0" w:color="A6A6A6" w:themeColor="background1" w:themeShade="A6"/>
              <w:left w:val="single" w:sz="4" w:space="0" w:color="auto"/>
              <w:bottom w:val="dotted" w:sz="4" w:space="0" w:color="A6A6A6" w:themeColor="background1" w:themeShade="A6"/>
              <w:right w:val="dotted" w:sz="4" w:space="0" w:color="A6A6A6" w:themeColor="background1" w:themeShade="A6"/>
            </w:tcBorders>
            <w:shd w:val="clear" w:color="auto" w:fill="auto"/>
            <w:vAlign w:val="center"/>
          </w:tcPr>
          <w:p w14:paraId="2A876413" w14:textId="4658E526"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716F5F6" w14:textId="5B5BC5EF" w:rsidR="00833ABE" w:rsidRPr="00FC6846" w:rsidRDefault="00331EB5" w:rsidP="00F9590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9" behindDoc="0" locked="0" layoutInCell="1" allowOverlap="1" wp14:anchorId="6499584F" wp14:editId="4FE4085E">
                      <wp:simplePos x="0" y="0"/>
                      <wp:positionH relativeFrom="column">
                        <wp:posOffset>-511506</wp:posOffset>
                      </wp:positionH>
                      <wp:positionV relativeFrom="paragraph">
                        <wp:posOffset>49889</wp:posOffset>
                      </wp:positionV>
                      <wp:extent cx="853440" cy="238760"/>
                      <wp:effectExtent l="0" t="0" r="41910" b="27940"/>
                      <wp:wrapNone/>
                      <wp:docPr id="979884877" name="Arrow: Pentagon 1"/>
                      <wp:cNvGraphicFramePr/>
                      <a:graphic xmlns:a="http://schemas.openxmlformats.org/drawingml/2006/main">
                        <a:graphicData uri="http://schemas.microsoft.com/office/word/2010/wordprocessingShape">
                          <wps:wsp>
                            <wps:cNvSpPr/>
                            <wps:spPr>
                              <a:xfrm>
                                <a:off x="0" y="0"/>
                                <a:ext cx="853440"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7B318" id="Arrow: Pentagon 1" o:spid="_x0000_s1026" type="#_x0000_t15" style="position:absolute;margin-left:-40.3pt;margin-top:3.95pt;width:67.2pt;height:18.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" adj="18579" fillcolor="#208e9b" strokecolor="#208e9b" strokeweight="1pt"/>
                  </w:pict>
                </mc:Fallback>
              </mc:AlternateContent>
            </w: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36E695AA"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708768B" w14:textId="154B7BD4"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AB89FE5"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7DACF2A"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04A2FDC"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91AEE33"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9310E4B"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9FE1F12"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4FAEEDA"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single" w:sz="4" w:space="0" w:color="auto"/>
            </w:tcBorders>
            <w:shd w:val="clear" w:color="auto" w:fill="auto"/>
          </w:tcPr>
          <w:p w14:paraId="49A9D7AB"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r>
      <w:tr w:rsidR="000F512A" w:rsidRPr="00FC6846" w14:paraId="5E9E0119" w14:textId="77777777" w:rsidTr="000F512A">
        <w:trPr>
          <w:trHeight w:val="459"/>
        </w:trPr>
        <w:tc>
          <w:tcPr>
            <w:tcW w:w="1783" w:type="dxa"/>
            <w:tcBorders>
              <w:left w:val="single" w:sz="4" w:space="0" w:color="auto"/>
              <w:right w:val="single" w:sz="4" w:space="0" w:color="auto"/>
            </w:tcBorders>
            <w:vAlign w:val="center"/>
          </w:tcPr>
          <w:p w14:paraId="51840F8C" w14:textId="77777777" w:rsidR="00833ABE" w:rsidRPr="000F512A" w:rsidRDefault="00833ABE" w:rsidP="00F95906">
            <w:pPr>
              <w:rPr>
                <w:rFonts w:asciiTheme="majorHAnsi" w:hAnsiTheme="majorHAnsi" w:cstheme="majorHAnsi"/>
                <w:sz w:val="20"/>
                <w:szCs w:val="20"/>
              </w:rPr>
            </w:pPr>
            <w:r w:rsidRPr="000F512A">
              <w:rPr>
                <w:rFonts w:asciiTheme="majorHAnsi" w:eastAsia="Times New Roman" w:hAnsiTheme="majorHAnsi" w:cstheme="majorHAnsi"/>
                <w:kern w:val="0"/>
                <w:sz w:val="20"/>
                <w:szCs w:val="20"/>
                <w14:ligatures w14:val="none"/>
              </w:rPr>
              <w:t>Data Quality monitoring &amp; Reporting Dashboard</w:t>
            </w:r>
          </w:p>
        </w:tc>
        <w:tc>
          <w:tcPr>
            <w:tcW w:w="716" w:type="dxa"/>
            <w:tcBorders>
              <w:top w:val="dotted" w:sz="4" w:space="0" w:color="A6A6A6" w:themeColor="background1" w:themeShade="A6"/>
              <w:left w:val="single" w:sz="4" w:space="0" w:color="auto"/>
              <w:bottom w:val="dotted" w:sz="4" w:space="0" w:color="A6A6A6" w:themeColor="background1" w:themeShade="A6"/>
              <w:right w:val="dotted" w:sz="4" w:space="0" w:color="A6A6A6" w:themeColor="background1" w:themeShade="A6"/>
            </w:tcBorders>
            <w:shd w:val="clear" w:color="auto" w:fill="auto"/>
            <w:vAlign w:val="center"/>
          </w:tcPr>
          <w:p w14:paraId="52554B12"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D2DC9E2" w14:textId="2F4D230B" w:rsidR="00833ABE" w:rsidRPr="00FC6846" w:rsidRDefault="00312422" w:rsidP="00F9590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0" behindDoc="0" locked="0" layoutInCell="1" allowOverlap="1" wp14:anchorId="7D1248B1" wp14:editId="66646A07">
                      <wp:simplePos x="0" y="0"/>
                      <wp:positionH relativeFrom="column">
                        <wp:posOffset>-506482</wp:posOffset>
                      </wp:positionH>
                      <wp:positionV relativeFrom="paragraph">
                        <wp:posOffset>183294</wp:posOffset>
                      </wp:positionV>
                      <wp:extent cx="1299652" cy="238760"/>
                      <wp:effectExtent l="0" t="0" r="34290" b="27940"/>
                      <wp:wrapNone/>
                      <wp:docPr id="898207316" name="Arrow: Pentagon 1"/>
                      <wp:cNvGraphicFramePr/>
                      <a:graphic xmlns:a="http://schemas.openxmlformats.org/drawingml/2006/main">
                        <a:graphicData uri="http://schemas.microsoft.com/office/word/2010/wordprocessingShape">
                          <wps:wsp>
                            <wps:cNvSpPr/>
                            <wps:spPr>
                              <a:xfrm>
                                <a:off x="0" y="0"/>
                                <a:ext cx="1299652"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21A62" id="Arrow: Pentagon 1" o:spid="_x0000_s1026" type="#_x0000_t15" style="position:absolute;margin-left:-39.9pt;margin-top:14.45pt;width:102.35pt;height:18.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" adj="19616" fillcolor="#208e9b" strokecolor="#208e9b" strokeweight="1pt"/>
                  </w:pict>
                </mc:Fallback>
              </mc:AlternateContent>
            </w: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50A69C7F" w14:textId="2CCAAEFE"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2CE9339" w14:textId="41282F66" w:rsidR="00833ABE" w:rsidRPr="00FC6846" w:rsidRDefault="004A5BB0" w:rsidP="00F95906">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noProof/>
                <w:kern w:val="0"/>
              </w:rPr>
              <mc:AlternateContent>
                <mc:Choice Requires="wps">
                  <w:drawing>
                    <wp:anchor distT="0" distB="0" distL="114300" distR="114300" simplePos="0" relativeHeight="251658254" behindDoc="0" locked="0" layoutInCell="1" allowOverlap="1" wp14:anchorId="0FD70A6A" wp14:editId="4E5A7543">
                      <wp:simplePos x="0" y="0"/>
                      <wp:positionH relativeFrom="column">
                        <wp:posOffset>-144612</wp:posOffset>
                      </wp:positionH>
                      <wp:positionV relativeFrom="paragraph">
                        <wp:posOffset>187960</wp:posOffset>
                      </wp:positionV>
                      <wp:extent cx="241540" cy="224287"/>
                      <wp:effectExtent l="38100" t="38100" r="44450" b="42545"/>
                      <wp:wrapNone/>
                      <wp:docPr id="738122857" name="Star: 5 Points 22"/>
                      <wp:cNvGraphicFramePr/>
                      <a:graphic xmlns:a="http://schemas.openxmlformats.org/drawingml/2006/main">
                        <a:graphicData uri="http://schemas.microsoft.com/office/word/2010/wordprocessingShape">
                          <wps:wsp>
                            <wps:cNvSpPr/>
                            <wps:spPr>
                              <a:xfrm>
                                <a:off x="0" y="0"/>
                                <a:ext cx="241540" cy="224287"/>
                              </a:xfrm>
                              <a:prstGeom prst="star5">
                                <a:avLst/>
                              </a:prstGeom>
                              <a:solidFill>
                                <a:schemeClr val="accent4"/>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AECDBD" id="Star: 5 Points 22" o:spid="_x0000_s1026" style="position:absolute;margin-left:-11.4pt;margin-top:14.8pt;width:19pt;height:17.6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1540,22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" path="m,85670r92261,l120770,r28509,85670l241540,85670r-74641,52946l195410,224286,120770,171339,46130,224286,74641,138616,,85670xe" fillcolor="#ffc000 [3207]" strokecolor="#ed7d31 [3205]" strokeweight="1pt">
                      <v:stroke joinstyle="miter"/>
                      <v:path arrowok="t" o:connecttype="custom" o:connectlocs="0,85670;92261,85670;120770,0;149279,85670;241540,85670;166899,138616;195410,224286;120770,171339;46130,224286;74641,138616;0,85670" o:connectangles="0,0,0,0,0,0,0,0,0,0,0"/>
                    </v:shape>
                  </w:pict>
                </mc:Fallback>
              </mc:AlternateContent>
            </w: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9F2B870"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1F9A8C83" w14:textId="78993969" w:rsidR="00833ABE" w:rsidRPr="00FC6846" w:rsidRDefault="00575DE7" w:rsidP="00F95906">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noProof/>
                <w:kern w:val="0"/>
              </w:rPr>
              <mc:AlternateContent>
                <mc:Choice Requires="wps">
                  <w:drawing>
                    <wp:anchor distT="0" distB="0" distL="114300" distR="114300" simplePos="0" relativeHeight="251658253" behindDoc="0" locked="0" layoutInCell="1" allowOverlap="1" wp14:anchorId="0B996C98" wp14:editId="35821D17">
                      <wp:simplePos x="0" y="0"/>
                      <wp:positionH relativeFrom="column">
                        <wp:posOffset>-825776</wp:posOffset>
                      </wp:positionH>
                      <wp:positionV relativeFrom="paragraph">
                        <wp:posOffset>187553</wp:posOffset>
                      </wp:positionV>
                      <wp:extent cx="4193852" cy="250166"/>
                      <wp:effectExtent l="19050" t="0" r="16510" b="17145"/>
                      <wp:wrapNone/>
                      <wp:docPr id="1816076838" name="Arrow: Chevron 23"/>
                      <wp:cNvGraphicFramePr/>
                      <a:graphic xmlns:a="http://schemas.openxmlformats.org/drawingml/2006/main">
                        <a:graphicData uri="http://schemas.microsoft.com/office/word/2010/wordprocessingShape">
                          <wps:wsp>
                            <wps:cNvSpPr/>
                            <wps:spPr>
                              <a:xfrm>
                                <a:off x="0" y="0"/>
                                <a:ext cx="4193852" cy="250166"/>
                              </a:xfrm>
                              <a:prstGeom prst="chevron">
                                <a:avLst/>
                              </a:prstGeom>
                              <a:pattFill prst="dkUpDiag">
                                <a:fgClr>
                                  <a:srgbClr val="208E9B"/>
                                </a:fgClr>
                                <a:bgClr>
                                  <a:schemeClr val="bg1"/>
                                </a:bgClr>
                              </a:patt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B4E6A6F"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23" o:spid="_x0000_s1026" type="#_x0000_t55" style="position:absolute;margin-left:-65pt;margin-top:14.75pt;width:330.2pt;height:19.7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" adj="20956" fillcolor="#208e9b" strokecolor="#208e9b" strokeweight="1pt">
                      <v:fill r:id="rId13" o:title="" color2="white [3212]" type="pattern"/>
                    </v:shape>
                  </w:pict>
                </mc:Fallback>
              </mc:AlternateContent>
            </w: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70D3FAE"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250B1A2"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CBB48E7"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7E8907A"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FFB4187"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single" w:sz="4" w:space="0" w:color="auto"/>
            </w:tcBorders>
            <w:shd w:val="clear" w:color="auto" w:fill="auto"/>
          </w:tcPr>
          <w:p w14:paraId="650DD47F"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r>
      <w:tr w:rsidR="000F512A" w:rsidRPr="00FC6846" w14:paraId="4C8528CA" w14:textId="77777777" w:rsidTr="000F512A">
        <w:trPr>
          <w:trHeight w:val="459"/>
        </w:trPr>
        <w:tc>
          <w:tcPr>
            <w:tcW w:w="1783" w:type="dxa"/>
            <w:tcBorders>
              <w:left w:val="single" w:sz="4" w:space="0" w:color="auto"/>
              <w:right w:val="single" w:sz="4" w:space="0" w:color="auto"/>
            </w:tcBorders>
            <w:vAlign w:val="center"/>
          </w:tcPr>
          <w:p w14:paraId="6E9D0AAC" w14:textId="77777777" w:rsidR="00833ABE" w:rsidRPr="000F512A" w:rsidRDefault="00833ABE" w:rsidP="00F95906">
            <w:pPr>
              <w:rPr>
                <w:rFonts w:asciiTheme="majorHAnsi" w:hAnsiTheme="majorHAnsi" w:cstheme="majorHAnsi"/>
                <w:sz w:val="20"/>
                <w:szCs w:val="20"/>
              </w:rPr>
            </w:pPr>
            <w:r w:rsidRPr="000F512A">
              <w:rPr>
                <w:rFonts w:asciiTheme="majorHAnsi" w:eastAsia="Times New Roman" w:hAnsiTheme="majorHAnsi" w:cstheme="majorHAnsi"/>
                <w:kern w:val="0"/>
                <w:sz w:val="20"/>
                <w:szCs w:val="20"/>
                <w14:ligatures w14:val="none"/>
              </w:rPr>
              <w:t>Automated email notifications</w:t>
            </w:r>
          </w:p>
        </w:tc>
        <w:tc>
          <w:tcPr>
            <w:tcW w:w="716" w:type="dxa"/>
            <w:tcBorders>
              <w:top w:val="dotted" w:sz="4" w:space="0" w:color="A6A6A6" w:themeColor="background1" w:themeShade="A6"/>
              <w:left w:val="single" w:sz="4" w:space="0" w:color="auto"/>
              <w:bottom w:val="dotted" w:sz="4" w:space="0" w:color="A6A6A6" w:themeColor="background1" w:themeShade="A6"/>
              <w:right w:val="dotted" w:sz="4" w:space="0" w:color="A6A6A6" w:themeColor="background1" w:themeShade="A6"/>
            </w:tcBorders>
            <w:shd w:val="clear" w:color="auto" w:fill="auto"/>
            <w:vAlign w:val="center"/>
          </w:tcPr>
          <w:p w14:paraId="19AF6C96"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9E572F5"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278113E"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33A7BA0" w14:textId="7AFA72C3" w:rsidR="00833ABE" w:rsidRPr="00FC6846" w:rsidRDefault="000F512A" w:rsidP="00F9590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1" behindDoc="0" locked="0" layoutInCell="1" allowOverlap="1" wp14:anchorId="50E0D70B" wp14:editId="3E3391B4">
                      <wp:simplePos x="0" y="0"/>
                      <wp:positionH relativeFrom="column">
                        <wp:posOffset>-80356</wp:posOffset>
                      </wp:positionH>
                      <wp:positionV relativeFrom="paragraph">
                        <wp:posOffset>35260</wp:posOffset>
                      </wp:positionV>
                      <wp:extent cx="888520" cy="238760"/>
                      <wp:effectExtent l="0" t="0" r="45085" b="27940"/>
                      <wp:wrapNone/>
                      <wp:docPr id="939859560" name="Arrow: Pentagon 1"/>
                      <wp:cNvGraphicFramePr/>
                      <a:graphic xmlns:a="http://schemas.openxmlformats.org/drawingml/2006/main">
                        <a:graphicData uri="http://schemas.microsoft.com/office/word/2010/wordprocessingShape">
                          <wps:wsp>
                            <wps:cNvSpPr/>
                            <wps:spPr>
                              <a:xfrm>
                                <a:off x="0" y="0"/>
                                <a:ext cx="888520"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6A7F8" id="Arrow: Pentagon 1" o:spid="_x0000_s1026" type="#_x0000_t15" style="position:absolute;margin-left:-6.35pt;margin-top:2.8pt;width:69.95pt;height:18.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" adj="18698" fillcolor="#208e9b" strokecolor="#208e9b" strokeweight="1pt"/>
                  </w:pict>
                </mc:Fallback>
              </mc:AlternateContent>
            </w: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5A56597"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5374219"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13EFADC0"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6CE94B1B"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CF33907"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9DFA2E0"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3784358"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single" w:sz="4" w:space="0" w:color="auto"/>
            </w:tcBorders>
            <w:shd w:val="clear" w:color="auto" w:fill="auto"/>
          </w:tcPr>
          <w:p w14:paraId="37BC43E3" w14:textId="77777777" w:rsidR="00833ABE" w:rsidRPr="00FC6846" w:rsidRDefault="00833ABE" w:rsidP="00F95906">
            <w:pPr>
              <w:spacing w:before="100" w:beforeAutospacing="1" w:after="100" w:afterAutospacing="1"/>
              <w:rPr>
                <w:rFonts w:asciiTheme="majorHAnsi" w:eastAsia="Times New Roman" w:hAnsiTheme="majorHAnsi" w:cstheme="majorHAnsi"/>
                <w:kern w:val="0"/>
                <w14:ligatures w14:val="none"/>
              </w:rPr>
            </w:pPr>
          </w:p>
        </w:tc>
      </w:tr>
      <w:tr w:rsidR="000F512A" w:rsidRPr="00FC6846" w14:paraId="08D461B6" w14:textId="77777777" w:rsidTr="000F512A">
        <w:trPr>
          <w:trHeight w:val="459"/>
        </w:trPr>
        <w:tc>
          <w:tcPr>
            <w:tcW w:w="1783" w:type="dxa"/>
            <w:tcBorders>
              <w:left w:val="single" w:sz="4" w:space="0" w:color="auto"/>
              <w:right w:val="single" w:sz="4" w:space="0" w:color="auto"/>
            </w:tcBorders>
            <w:vAlign w:val="center"/>
          </w:tcPr>
          <w:p w14:paraId="5E7676E6" w14:textId="051243E7" w:rsidR="000F512A" w:rsidRPr="000F512A" w:rsidRDefault="000F512A" w:rsidP="00F95906">
            <w:pPr>
              <w:rPr>
                <w:rFonts w:asciiTheme="majorHAnsi" w:eastAsia="Times New Roman" w:hAnsiTheme="majorHAnsi"/>
                <w:kern w:val="0"/>
                <w:sz w:val="20"/>
                <w:szCs w:val="20"/>
                <w14:ligatures w14:val="none"/>
              </w:rPr>
            </w:pPr>
            <w:r w:rsidRPr="000F512A">
              <w:rPr>
                <w:rFonts w:asciiTheme="majorHAnsi" w:eastAsia="Times New Roman" w:hAnsiTheme="majorHAnsi" w:cstheme="majorHAnsi"/>
                <w:kern w:val="0"/>
                <w:sz w:val="20"/>
                <w:szCs w:val="20"/>
                <w14:ligatures w14:val="none"/>
              </w:rPr>
              <w:t>Automation of Pipeline and Funnel reports</w:t>
            </w:r>
          </w:p>
        </w:tc>
        <w:tc>
          <w:tcPr>
            <w:tcW w:w="716" w:type="dxa"/>
            <w:tcBorders>
              <w:top w:val="dotted" w:sz="4" w:space="0" w:color="A6A6A6" w:themeColor="background1" w:themeShade="A6"/>
              <w:left w:val="single" w:sz="4" w:space="0" w:color="auto"/>
              <w:bottom w:val="dotted" w:sz="4" w:space="0" w:color="A6A6A6" w:themeColor="background1" w:themeShade="A6"/>
              <w:right w:val="dotted" w:sz="4" w:space="0" w:color="A6A6A6" w:themeColor="background1" w:themeShade="A6"/>
            </w:tcBorders>
            <w:shd w:val="clear" w:color="auto" w:fill="auto"/>
            <w:vAlign w:val="center"/>
          </w:tcPr>
          <w:p w14:paraId="01BC49B3"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F63F9F9"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297983CD" w14:textId="7F25D66A"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35C21EBF"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732265F7" w14:textId="3C5B627F" w:rsidR="000F512A" w:rsidRPr="00FC6846" w:rsidRDefault="008C245A" w:rsidP="00F9590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2" behindDoc="0" locked="0" layoutInCell="1" allowOverlap="1" wp14:anchorId="7AACE11C" wp14:editId="48A39943">
                      <wp:simplePos x="0" y="0"/>
                      <wp:positionH relativeFrom="column">
                        <wp:posOffset>-518740</wp:posOffset>
                      </wp:positionH>
                      <wp:positionV relativeFrom="paragraph">
                        <wp:posOffset>128298</wp:posOffset>
                      </wp:positionV>
                      <wp:extent cx="3236181" cy="238760"/>
                      <wp:effectExtent l="0" t="0" r="40640" b="27940"/>
                      <wp:wrapNone/>
                      <wp:docPr id="1799084692" name="Arrow: Pentagon 1"/>
                      <wp:cNvGraphicFramePr/>
                      <a:graphic xmlns:a="http://schemas.openxmlformats.org/drawingml/2006/main">
                        <a:graphicData uri="http://schemas.microsoft.com/office/word/2010/wordprocessingShape">
                          <wps:wsp>
                            <wps:cNvSpPr/>
                            <wps:spPr>
                              <a:xfrm>
                                <a:off x="0" y="0"/>
                                <a:ext cx="3236181"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5C5A8" id="Arrow: Pentagon 1" o:spid="_x0000_s1026" type="#_x0000_t15" style="position:absolute;margin-left:-40.85pt;margin-top:10.1pt;width:254.8pt;height:18.8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" adj="20803" fillcolor="#208e9b" strokecolor="#208e9b" strokeweight="1pt"/>
                  </w:pict>
                </mc:Fallback>
              </mc:AlternateContent>
            </w:r>
            <w:r w:rsidR="00312422">
              <w:rPr>
                <w:rFonts w:asciiTheme="majorHAnsi" w:eastAsia="Times New Roman" w:hAnsiTheme="majorHAnsi" w:cstheme="majorHAnsi"/>
                <w:noProof/>
                <w:kern w:val="0"/>
              </w:rPr>
              <mc:AlternateContent>
                <mc:Choice Requires="wps">
                  <w:drawing>
                    <wp:anchor distT="0" distB="0" distL="114300" distR="114300" simplePos="0" relativeHeight="251658255" behindDoc="0" locked="0" layoutInCell="1" allowOverlap="1" wp14:anchorId="347A6AAE" wp14:editId="02242ABB">
                      <wp:simplePos x="0" y="0"/>
                      <wp:positionH relativeFrom="column">
                        <wp:posOffset>306741</wp:posOffset>
                      </wp:positionH>
                      <wp:positionV relativeFrom="paragraph">
                        <wp:posOffset>-280862</wp:posOffset>
                      </wp:positionV>
                      <wp:extent cx="241540" cy="224287"/>
                      <wp:effectExtent l="38100" t="38100" r="44450" b="42545"/>
                      <wp:wrapNone/>
                      <wp:docPr id="786762881" name="Star: 5 Points 22"/>
                      <wp:cNvGraphicFramePr/>
                      <a:graphic xmlns:a="http://schemas.openxmlformats.org/drawingml/2006/main">
                        <a:graphicData uri="http://schemas.microsoft.com/office/word/2010/wordprocessingShape">
                          <wps:wsp>
                            <wps:cNvSpPr/>
                            <wps:spPr>
                              <a:xfrm>
                                <a:off x="0" y="0"/>
                                <a:ext cx="241540" cy="224287"/>
                              </a:xfrm>
                              <a:prstGeom prst="star5">
                                <a:avLst/>
                              </a:prstGeom>
                              <a:solidFill>
                                <a:schemeClr val="accent4"/>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4B558A" id="Star: 5 Points 22" o:spid="_x0000_s1026" style="position:absolute;margin-left:24.15pt;margin-top:-22.1pt;width:19pt;height:17.65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1540,22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" path="m,85670r92261,l120770,r28509,85670l241540,85670r-74641,52946l195410,224286,120770,171339,46130,224286,74641,138616,,85670xe" fillcolor="#ffc000 [3207]" strokecolor="#ed7d31 [3205]" strokeweight="1pt">
                      <v:stroke joinstyle="miter"/>
                      <v:path arrowok="t" o:connecttype="custom" o:connectlocs="0,85670;92261,85670;120770,0;149279,85670;241540,85670;166899,138616;195410,224286;120770,171339;46130,224286;74641,138616;0,85670" o:connectangles="0,0,0,0,0,0,0,0,0,0,0"/>
                    </v:shape>
                  </w:pict>
                </mc:Fallback>
              </mc:AlternateContent>
            </w: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9AEBA1B" w14:textId="4487B7EE" w:rsidR="000F512A" w:rsidRPr="00FC6846" w:rsidRDefault="008C245A" w:rsidP="00F95906">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noProof/>
                <w:kern w:val="0"/>
              </w:rPr>
              <mc:AlternateContent>
                <mc:Choice Requires="wps">
                  <w:drawing>
                    <wp:anchor distT="0" distB="0" distL="114300" distR="114300" simplePos="0" relativeHeight="251658256" behindDoc="0" locked="0" layoutInCell="1" allowOverlap="1" wp14:anchorId="7E933634" wp14:editId="3A55E600">
                      <wp:simplePos x="0" y="0"/>
                      <wp:positionH relativeFrom="column">
                        <wp:posOffset>342900</wp:posOffset>
                      </wp:positionH>
                      <wp:positionV relativeFrom="paragraph">
                        <wp:posOffset>111760</wp:posOffset>
                      </wp:positionV>
                      <wp:extent cx="241300" cy="224155"/>
                      <wp:effectExtent l="38100" t="38100" r="44450" b="42545"/>
                      <wp:wrapNone/>
                      <wp:docPr id="1825217734" name="Star: 5 Points 22"/>
                      <wp:cNvGraphicFramePr/>
                      <a:graphic xmlns:a="http://schemas.openxmlformats.org/drawingml/2006/main">
                        <a:graphicData uri="http://schemas.microsoft.com/office/word/2010/wordprocessingShape">
                          <wps:wsp>
                            <wps:cNvSpPr/>
                            <wps:spPr>
                              <a:xfrm>
                                <a:off x="0" y="0"/>
                                <a:ext cx="241300" cy="224155"/>
                              </a:xfrm>
                              <a:prstGeom prst="star5">
                                <a:avLst/>
                              </a:prstGeom>
                              <a:solidFill>
                                <a:schemeClr val="accent4"/>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56C2A0" id="Star: 5 Points 22" o:spid="_x0000_s1026" style="position:absolute;margin-left:27pt;margin-top:8.8pt;width:19pt;height:17.65pt;z-index:251658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1300,22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" path="m,85619r92169,1l120650,r28481,85620l241300,85619r-74567,52916l195216,224154,120650,171238,46084,224154,74567,138535,,85619xe" fillcolor="#ffc000 [3207]" strokecolor="#ed7d31 [3205]" strokeweight="1pt">
                      <v:stroke joinstyle="miter"/>
                      <v:path arrowok="t" o:connecttype="custom" o:connectlocs="0,85619;92169,85620;120650,0;149131,85620;241300,85619;166733,138535;195216,224154;120650,171238;46084,224154;74567,138535;0,85619" o:connectangles="0,0,0,0,0,0,0,0,0,0,0"/>
                    </v:shape>
                  </w:pict>
                </mc:Fallback>
              </mc:AlternateContent>
            </w: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0F265D93"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DE099FB"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3C801A42"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197C3B48" w14:textId="2922CA20" w:rsidR="000F512A" w:rsidRPr="00FC6846" w:rsidRDefault="008C245A" w:rsidP="00F95906">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noProof/>
                <w:kern w:val="0"/>
              </w:rPr>
              <mc:AlternateContent>
                <mc:Choice Requires="wps">
                  <w:drawing>
                    <wp:anchor distT="0" distB="0" distL="114300" distR="114300" simplePos="0" relativeHeight="251658257" behindDoc="0" locked="0" layoutInCell="1" allowOverlap="1" wp14:anchorId="7956EA99" wp14:editId="73D6E25D">
                      <wp:simplePos x="0" y="0"/>
                      <wp:positionH relativeFrom="column">
                        <wp:posOffset>139617</wp:posOffset>
                      </wp:positionH>
                      <wp:positionV relativeFrom="paragraph">
                        <wp:posOffset>102566</wp:posOffset>
                      </wp:positionV>
                      <wp:extent cx="241540" cy="224287"/>
                      <wp:effectExtent l="38100" t="38100" r="44450" b="42545"/>
                      <wp:wrapNone/>
                      <wp:docPr id="863749455" name="Star: 5 Points 22"/>
                      <wp:cNvGraphicFramePr/>
                      <a:graphic xmlns:a="http://schemas.openxmlformats.org/drawingml/2006/main">
                        <a:graphicData uri="http://schemas.microsoft.com/office/word/2010/wordprocessingShape">
                          <wps:wsp>
                            <wps:cNvSpPr/>
                            <wps:spPr>
                              <a:xfrm>
                                <a:off x="0" y="0"/>
                                <a:ext cx="241540" cy="224287"/>
                              </a:xfrm>
                              <a:prstGeom prst="star5">
                                <a:avLst/>
                              </a:prstGeom>
                              <a:solidFill>
                                <a:schemeClr val="accent4"/>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F7DD9B" id="Star: 5 Points 22" o:spid="_x0000_s1026" style="position:absolute;margin-left:11pt;margin-top:8.1pt;width:19pt;height:17.65pt;z-index:2516582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1540,22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" path="m,85670r92261,l120770,r28509,85670l241540,85670r-74641,52946l195410,224286,120770,171339,46130,224286,74641,138616,,85670xe" fillcolor="#ffc000 [3207]" strokecolor="#ed7d31 [3205]" strokeweight="1pt">
                      <v:stroke joinstyle="miter"/>
                      <v:path arrowok="t" o:connecttype="custom" o:connectlocs="0,85670;92261,85670;120770,0;149279,85670;241540,85670;166899,138616;195410,224286;120770,171339;46130,224286;74641,138616;0,85670" o:connectangles="0,0,0,0,0,0,0,0,0,0,0"/>
                    </v:shape>
                  </w:pict>
                </mc:Fallback>
              </mc:AlternateConten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auto"/>
          </w:tcPr>
          <w:p w14:paraId="4DFB02CF"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single" w:sz="4" w:space="0" w:color="auto"/>
            </w:tcBorders>
            <w:shd w:val="clear" w:color="auto" w:fill="auto"/>
          </w:tcPr>
          <w:p w14:paraId="31A7AE3F"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r>
      <w:tr w:rsidR="000F512A" w:rsidRPr="00FC6846" w14:paraId="787E6C66" w14:textId="77777777" w:rsidTr="000F512A">
        <w:trPr>
          <w:trHeight w:val="459"/>
        </w:trPr>
        <w:tc>
          <w:tcPr>
            <w:tcW w:w="1783" w:type="dxa"/>
            <w:tcBorders>
              <w:left w:val="single" w:sz="4" w:space="0" w:color="auto"/>
              <w:bottom w:val="single" w:sz="4" w:space="0" w:color="auto"/>
              <w:right w:val="single" w:sz="4" w:space="0" w:color="auto"/>
            </w:tcBorders>
            <w:vAlign w:val="center"/>
          </w:tcPr>
          <w:p w14:paraId="04BEF1D0" w14:textId="12F330E3" w:rsidR="000F512A" w:rsidRPr="000F512A" w:rsidRDefault="000F512A" w:rsidP="00F95906">
            <w:pPr>
              <w:rPr>
                <w:rFonts w:asciiTheme="majorHAnsi" w:eastAsia="Times New Roman" w:hAnsiTheme="majorHAnsi" w:cstheme="majorHAnsi"/>
                <w:kern w:val="0"/>
                <w:sz w:val="20"/>
                <w:szCs w:val="20"/>
                <w14:ligatures w14:val="none"/>
              </w:rPr>
            </w:pPr>
            <w:r w:rsidRPr="000F512A">
              <w:rPr>
                <w:rFonts w:asciiTheme="majorHAnsi" w:eastAsia="Times New Roman" w:hAnsiTheme="majorHAnsi" w:cstheme="majorHAnsi"/>
                <w:kern w:val="0"/>
                <w:sz w:val="20"/>
                <w:szCs w:val="20"/>
                <w14:ligatures w14:val="none"/>
              </w:rPr>
              <w:t>Training &amp; Change Management</w:t>
            </w:r>
          </w:p>
        </w:tc>
        <w:tc>
          <w:tcPr>
            <w:tcW w:w="716" w:type="dxa"/>
            <w:tcBorders>
              <w:top w:val="dotted" w:sz="4" w:space="0" w:color="A6A6A6" w:themeColor="background1" w:themeShade="A6"/>
              <w:left w:val="single" w:sz="4" w:space="0" w:color="auto"/>
              <w:bottom w:val="single" w:sz="4" w:space="0" w:color="auto"/>
              <w:right w:val="dotted" w:sz="4" w:space="0" w:color="A6A6A6" w:themeColor="background1" w:themeShade="A6"/>
            </w:tcBorders>
            <w:shd w:val="clear" w:color="auto" w:fill="auto"/>
            <w:vAlign w:val="center"/>
          </w:tcPr>
          <w:p w14:paraId="2C4F752E"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7F4F3D86"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1DF83964" w14:textId="54B0CB4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56BE609B" w14:textId="298A018E"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608D0BC0" w14:textId="6B9A7749"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1E089EBE"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4BBE9845"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69E46036" w14:textId="7238EEE0"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716"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794BECF4" w14:textId="57E9EA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70CE37B6" w14:textId="43D4B531" w:rsidR="000F512A" w:rsidRPr="00FC6846" w:rsidRDefault="008C245A" w:rsidP="00F9590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8" behindDoc="0" locked="0" layoutInCell="1" allowOverlap="1" wp14:anchorId="599B8A00" wp14:editId="2F3C60DB">
                      <wp:simplePos x="0" y="0"/>
                      <wp:positionH relativeFrom="column">
                        <wp:posOffset>-501456</wp:posOffset>
                      </wp:positionH>
                      <wp:positionV relativeFrom="paragraph">
                        <wp:posOffset>32385</wp:posOffset>
                      </wp:positionV>
                      <wp:extent cx="905774" cy="238760"/>
                      <wp:effectExtent l="0" t="0" r="46990" b="27940"/>
                      <wp:wrapNone/>
                      <wp:docPr id="2118671116" name="Arrow: Pentagon 1"/>
                      <wp:cNvGraphicFramePr/>
                      <a:graphic xmlns:a="http://schemas.openxmlformats.org/drawingml/2006/main">
                        <a:graphicData uri="http://schemas.microsoft.com/office/word/2010/wordprocessingShape">
                          <wps:wsp>
                            <wps:cNvSpPr/>
                            <wps:spPr>
                              <a:xfrm>
                                <a:off x="0" y="0"/>
                                <a:ext cx="905774"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5DA0" id="Arrow: Pentagon 1" o:spid="_x0000_s1026" type="#_x0000_t15" style="position:absolute;margin-left:-39.5pt;margin-top:2.55pt;width:71.3pt;height:18.8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" adj="18753" fillcolor="#208e9b" strokecolor="#208e9b" strokeweight="1pt"/>
                  </w:pict>
                </mc:Fallback>
              </mc:AlternateContent>
            </w:r>
          </w:p>
        </w:tc>
        <w:tc>
          <w:tcPr>
            <w:tcW w:w="875" w:type="dxa"/>
            <w:tcBorders>
              <w:top w:val="dotted" w:sz="4" w:space="0" w:color="A6A6A6" w:themeColor="background1" w:themeShade="A6"/>
              <w:left w:val="dotted" w:sz="4" w:space="0" w:color="A6A6A6" w:themeColor="background1" w:themeShade="A6"/>
              <w:bottom w:val="single" w:sz="4" w:space="0" w:color="auto"/>
              <w:right w:val="dotted" w:sz="4" w:space="0" w:color="A6A6A6" w:themeColor="background1" w:themeShade="A6"/>
            </w:tcBorders>
            <w:shd w:val="clear" w:color="auto" w:fill="auto"/>
          </w:tcPr>
          <w:p w14:paraId="323C30B0"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c>
          <w:tcPr>
            <w:tcW w:w="875" w:type="dxa"/>
            <w:tcBorders>
              <w:top w:val="dotted" w:sz="4" w:space="0" w:color="A6A6A6" w:themeColor="background1" w:themeShade="A6"/>
              <w:left w:val="dotted" w:sz="4" w:space="0" w:color="A6A6A6" w:themeColor="background1" w:themeShade="A6"/>
              <w:bottom w:val="single" w:sz="4" w:space="0" w:color="auto"/>
              <w:right w:val="single" w:sz="4" w:space="0" w:color="auto"/>
            </w:tcBorders>
            <w:shd w:val="clear" w:color="auto" w:fill="auto"/>
          </w:tcPr>
          <w:p w14:paraId="4A24953F" w14:textId="77777777" w:rsidR="000F512A" w:rsidRPr="00FC6846" w:rsidRDefault="000F512A" w:rsidP="00F95906">
            <w:pPr>
              <w:spacing w:before="100" w:beforeAutospacing="1" w:after="100" w:afterAutospacing="1"/>
              <w:rPr>
                <w:rFonts w:asciiTheme="majorHAnsi" w:eastAsia="Times New Roman" w:hAnsiTheme="majorHAnsi" w:cstheme="majorHAnsi"/>
                <w:kern w:val="0"/>
                <w14:ligatures w14:val="none"/>
              </w:rPr>
            </w:pPr>
          </w:p>
        </w:tc>
      </w:tr>
    </w:tbl>
    <w:p w14:paraId="2B7AB89B" w14:textId="5675AE82" w:rsidR="00833ABE" w:rsidRPr="00FC6846" w:rsidRDefault="00833ABE" w:rsidP="00833ABE">
      <w:pPr>
        <w:rPr>
          <w:rStyle w:val="normaltextrun"/>
          <w:rFonts w:asciiTheme="majorHAnsi" w:eastAsia="Times New Roman" w:hAnsiTheme="majorHAnsi" w:cstheme="majorHAnsi"/>
          <w:kern w:val="0"/>
          <w14:ligatures w14:val="none"/>
        </w:rPr>
      </w:pPr>
    </w:p>
    <w:p w14:paraId="56EDE443" w14:textId="4DFED2A6" w:rsidR="00833ABE" w:rsidRPr="00380B88" w:rsidRDefault="00833ABE" w:rsidP="00833ABE">
      <w:pPr>
        <w:rPr>
          <w:rFonts w:asciiTheme="majorHAnsi" w:eastAsia="Times New Roman" w:hAnsiTheme="majorHAnsi" w:cstheme="majorHAnsi"/>
          <w:kern w:val="0"/>
          <w14:ligatures w14:val="none"/>
        </w:rPr>
      </w:pPr>
      <w:r w:rsidRPr="00FC6846">
        <w:rPr>
          <w:rStyle w:val="normaltextrun"/>
          <w:rFonts w:asciiTheme="majorHAnsi" w:eastAsia="Times New Roman" w:hAnsiTheme="majorHAnsi" w:cstheme="majorHAnsi"/>
          <w:kern w:val="0"/>
          <w14:ligatures w14:val="none"/>
        </w:rPr>
        <w:t>*</w:t>
      </w:r>
      <w:r w:rsidRPr="00380B88">
        <w:rPr>
          <w:rFonts w:asciiTheme="majorHAnsi" w:eastAsia="Times New Roman" w:hAnsiTheme="majorHAnsi" w:cstheme="majorHAnsi"/>
          <w:kern w:val="0"/>
          <w14:ligatures w14:val="none"/>
        </w:rPr>
        <w:t xml:space="preserve">The project timeline is primarily driven by Markman Group's tasks. However, activities dependent on Metropolitan or </w:t>
      </w:r>
      <w:proofErr w:type="spellStart"/>
      <w:r w:rsidRPr="00380B88">
        <w:rPr>
          <w:rFonts w:asciiTheme="majorHAnsi" w:eastAsia="Times New Roman" w:hAnsiTheme="majorHAnsi" w:cstheme="majorHAnsi"/>
          <w:kern w:val="0"/>
          <w14:ligatures w14:val="none"/>
        </w:rPr>
        <w:t>DealCloud</w:t>
      </w:r>
      <w:proofErr w:type="spellEnd"/>
      <w:r w:rsidRPr="00380B88">
        <w:rPr>
          <w:rFonts w:asciiTheme="majorHAnsi" w:eastAsia="Times New Roman" w:hAnsiTheme="majorHAnsi" w:cstheme="majorHAnsi"/>
          <w:kern w:val="0"/>
          <w14:ligatures w14:val="none"/>
        </w:rPr>
        <w:t xml:space="preserve"> could </w:t>
      </w:r>
      <w:r w:rsidR="002E55B2" w:rsidRPr="00380B88">
        <w:rPr>
          <w:rFonts w:asciiTheme="majorHAnsi" w:eastAsia="Times New Roman" w:hAnsiTheme="majorHAnsi" w:cstheme="majorHAnsi"/>
          <w:kern w:val="0"/>
          <w14:ligatures w14:val="none"/>
        </w:rPr>
        <w:t>impact on</w:t>
      </w:r>
      <w:r w:rsidRPr="00380B88">
        <w:rPr>
          <w:rFonts w:asciiTheme="majorHAnsi" w:eastAsia="Times New Roman" w:hAnsiTheme="majorHAnsi" w:cstheme="majorHAnsi"/>
          <w:kern w:val="0"/>
          <w14:ligatures w14:val="none"/>
        </w:rPr>
        <w:t xml:space="preserve"> the overall project duration. </w:t>
      </w:r>
    </w:p>
    <w:p w14:paraId="7F5AB6C0" w14:textId="685F9AF8" w:rsidR="00833ABE" w:rsidRDefault="00833ABE" w:rsidP="00833ABE">
      <w:pPr>
        <w:rPr>
          <w:rFonts w:asciiTheme="majorHAnsi" w:eastAsia="Times New Roman" w:hAnsiTheme="majorHAnsi" w:cstheme="majorHAnsi"/>
          <w:kern w:val="0"/>
          <w14:ligatures w14:val="none"/>
        </w:rPr>
      </w:pPr>
      <w:proofErr w:type="spellStart"/>
      <w:r w:rsidRPr="00380B88">
        <w:rPr>
          <w:rFonts w:asciiTheme="majorHAnsi" w:eastAsia="Times New Roman" w:hAnsiTheme="majorHAnsi" w:cstheme="majorHAnsi"/>
          <w:kern w:val="0"/>
          <w14:ligatures w14:val="none"/>
        </w:rPr>
        <w:t>DealCloud</w:t>
      </w:r>
      <w:proofErr w:type="spellEnd"/>
      <w:r w:rsidRPr="00380B88">
        <w:rPr>
          <w:rFonts w:asciiTheme="majorHAnsi" w:eastAsia="Times New Roman" w:hAnsiTheme="majorHAnsi" w:cstheme="majorHAnsi"/>
          <w:kern w:val="0"/>
          <w14:ligatures w14:val="none"/>
        </w:rPr>
        <w:t xml:space="preserve"> customization falls under the responsibility of Metropolitan and </w:t>
      </w:r>
      <w:proofErr w:type="spellStart"/>
      <w:r w:rsidRPr="00380B88">
        <w:rPr>
          <w:rFonts w:asciiTheme="majorHAnsi" w:eastAsia="Times New Roman" w:hAnsiTheme="majorHAnsi" w:cstheme="majorHAnsi"/>
          <w:kern w:val="0"/>
          <w14:ligatures w14:val="none"/>
        </w:rPr>
        <w:t>DealCloud</w:t>
      </w:r>
      <w:proofErr w:type="spellEnd"/>
      <w:r w:rsidRPr="00380B88">
        <w:rPr>
          <w:rFonts w:asciiTheme="majorHAnsi" w:eastAsia="Times New Roman" w:hAnsiTheme="majorHAnsi" w:cstheme="majorHAnsi"/>
          <w:kern w:val="0"/>
          <w14:ligatures w14:val="none"/>
        </w:rPr>
        <w:t>, and they should determine the effort required. Certain activities, such as automated email notifications, are dependent on the completion of this customization phase.</w:t>
      </w:r>
      <w:r w:rsidR="008C245A" w:rsidRPr="008C245A">
        <w:rPr>
          <w:rFonts w:asciiTheme="majorHAnsi" w:eastAsia="Times New Roman" w:hAnsiTheme="majorHAnsi" w:cstheme="majorHAnsi"/>
          <w:noProof/>
          <w:kern w:val="0"/>
        </w:rPr>
        <w:t xml:space="preserve"> </w:t>
      </w:r>
    </w:p>
    <w:p w14:paraId="1514C223" w14:textId="7ED1DDB2" w:rsidR="00886ECA" w:rsidRDefault="006042BA" w:rsidP="00833ABE">
      <w:pPr>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 xml:space="preserve">We will have some early quick wins in the process but Data Governance process running in parallel will keep </w:t>
      </w:r>
      <w:r w:rsidR="00EB43CD">
        <w:rPr>
          <w:rFonts w:asciiTheme="majorHAnsi" w:eastAsia="Times New Roman" w:hAnsiTheme="majorHAnsi" w:cstheme="majorHAnsi"/>
          <w:kern w:val="0"/>
          <w14:ligatures w14:val="none"/>
        </w:rPr>
        <w:t>retro feeding</w:t>
      </w:r>
      <w:r>
        <w:rPr>
          <w:rFonts w:asciiTheme="majorHAnsi" w:eastAsia="Times New Roman" w:hAnsiTheme="majorHAnsi" w:cstheme="majorHAnsi"/>
          <w:kern w:val="0"/>
          <w14:ligatures w14:val="none"/>
        </w:rPr>
        <w:t xml:space="preserve"> </w:t>
      </w:r>
      <w:r w:rsidR="00EB43CD">
        <w:rPr>
          <w:rFonts w:asciiTheme="majorHAnsi" w:eastAsia="Times New Roman" w:hAnsiTheme="majorHAnsi" w:cstheme="majorHAnsi"/>
          <w:kern w:val="0"/>
          <w14:ligatures w14:val="none"/>
        </w:rPr>
        <w:t xml:space="preserve">outputs and improving them. </w:t>
      </w:r>
    </w:p>
    <w:p w14:paraId="00D85E1D" w14:textId="77777777" w:rsidR="00D324DF" w:rsidRDefault="00D324DF" w:rsidP="00833ABE">
      <w:pPr>
        <w:rPr>
          <w:rFonts w:asciiTheme="majorHAnsi" w:eastAsia="Times New Roman" w:hAnsiTheme="majorHAnsi" w:cstheme="majorHAnsi"/>
          <w:kern w:val="0"/>
          <w14:ligatures w14:val="none"/>
        </w:rPr>
      </w:pPr>
    </w:p>
    <w:p w14:paraId="5E71D023" w14:textId="130AA630" w:rsidR="00525E91" w:rsidRPr="002D2B1C" w:rsidRDefault="00D324DF" w:rsidP="002D2B1C">
      <w:pPr>
        <w:pStyle w:val="Heading2"/>
        <w:spacing w:after="240"/>
        <w:rPr>
          <w:color w:val="2F5496"/>
          <w:shd w:val="clear" w:color="auto" w:fill="FFFFFF"/>
        </w:rPr>
      </w:pPr>
      <w:bookmarkStart w:id="57" w:name="_Toc190290250"/>
      <w:r>
        <w:rPr>
          <w:rStyle w:val="normaltextrun"/>
          <w:color w:val="2F5496"/>
          <w:shd w:val="clear" w:color="auto" w:fill="FFFFFF"/>
        </w:rPr>
        <w:t>Benefits</w:t>
      </w:r>
      <w:bookmarkEnd w:id="57"/>
    </w:p>
    <w:p w14:paraId="1A40D3D8" w14:textId="6B74B320" w:rsidR="005E459A" w:rsidRDefault="005E459A" w:rsidP="00D324DF">
      <w:pPr>
        <w:rPr>
          <w:b/>
          <w:bCs/>
        </w:rPr>
      </w:pPr>
      <w:r w:rsidRPr="005E459A">
        <w:rPr>
          <w:b/>
          <w:bCs/>
        </w:rPr>
        <w:t>Quality Improvements</w:t>
      </w:r>
    </w:p>
    <w:p w14:paraId="4536D46A" w14:textId="77777777" w:rsidR="00A468E4" w:rsidRPr="00EE4FF0" w:rsidRDefault="00080D1C" w:rsidP="00EE4FF0">
      <w:pPr>
        <w:pStyle w:val="ListParagraph"/>
        <w:numPr>
          <w:ilvl w:val="0"/>
          <w:numId w:val="45"/>
        </w:numPr>
        <w:spacing w:before="100" w:beforeAutospacing="1" w:after="100" w:afterAutospacing="1" w:line="240" w:lineRule="auto"/>
        <w:rPr>
          <w:rFonts w:asciiTheme="majorHAnsi" w:eastAsia="Times New Roman" w:hAnsiTheme="majorHAnsi" w:cstheme="majorHAnsi"/>
          <w:kern w:val="0"/>
          <w14:ligatures w14:val="none"/>
        </w:rPr>
      </w:pPr>
      <w:r w:rsidRPr="00EE4FF0">
        <w:rPr>
          <w:rFonts w:asciiTheme="majorHAnsi" w:eastAsia="Times New Roman" w:hAnsiTheme="majorHAnsi" w:cstheme="majorHAnsi"/>
          <w:kern w:val="0"/>
          <w14:ligatures w14:val="none"/>
        </w:rPr>
        <w:t>Real Cloud Deal Cloud synchronization</w:t>
      </w:r>
    </w:p>
    <w:p w14:paraId="39836A05" w14:textId="77777777" w:rsidR="00A468E4" w:rsidRPr="00EE4FF0" w:rsidRDefault="00A468E4" w:rsidP="00EE4FF0">
      <w:pPr>
        <w:pStyle w:val="ListParagraph"/>
        <w:numPr>
          <w:ilvl w:val="0"/>
          <w:numId w:val="45"/>
        </w:numPr>
        <w:spacing w:before="100" w:beforeAutospacing="1" w:after="100" w:afterAutospacing="1" w:line="240" w:lineRule="auto"/>
        <w:rPr>
          <w:rFonts w:asciiTheme="majorHAnsi" w:eastAsia="Times New Roman" w:hAnsiTheme="majorHAnsi" w:cstheme="majorHAnsi"/>
          <w:kern w:val="0"/>
          <w14:ligatures w14:val="none"/>
        </w:rPr>
      </w:pPr>
      <w:r w:rsidRPr="00EE4FF0">
        <w:rPr>
          <w:rFonts w:asciiTheme="majorHAnsi" w:eastAsia="Times New Roman" w:hAnsiTheme="majorHAnsi" w:cstheme="majorHAnsi"/>
          <w:kern w:val="0"/>
          <w14:ligatures w14:val="none"/>
        </w:rPr>
        <w:t>Automated consistency and quality checks</w:t>
      </w:r>
    </w:p>
    <w:p w14:paraId="2470D019" w14:textId="730399BE" w:rsidR="00080D1C" w:rsidRPr="00EE4FF0" w:rsidRDefault="00493ECE" w:rsidP="00EE4FF0">
      <w:pPr>
        <w:pStyle w:val="ListParagraph"/>
        <w:numPr>
          <w:ilvl w:val="0"/>
          <w:numId w:val="45"/>
        </w:numPr>
        <w:spacing w:before="100" w:beforeAutospacing="1" w:after="100" w:afterAutospacing="1" w:line="240" w:lineRule="auto"/>
        <w:rPr>
          <w:rFonts w:asciiTheme="majorHAnsi" w:eastAsia="Times New Roman" w:hAnsiTheme="majorHAnsi" w:cstheme="majorHAnsi"/>
          <w:kern w:val="0"/>
          <w14:ligatures w14:val="none"/>
        </w:rPr>
      </w:pPr>
      <w:proofErr w:type="spellStart"/>
      <w:r w:rsidRPr="00EE4FF0">
        <w:rPr>
          <w:rFonts w:asciiTheme="majorHAnsi" w:eastAsia="Times New Roman" w:hAnsiTheme="majorHAnsi" w:cstheme="majorHAnsi"/>
          <w:kern w:val="0"/>
          <w14:ligatures w14:val="none"/>
        </w:rPr>
        <w:t>D</w:t>
      </w:r>
      <w:r w:rsidR="002D2B1C">
        <w:rPr>
          <w:rFonts w:asciiTheme="majorHAnsi" w:eastAsia="Times New Roman" w:hAnsiTheme="majorHAnsi" w:cstheme="majorHAnsi"/>
          <w:kern w:val="0"/>
          <w14:ligatures w14:val="none"/>
        </w:rPr>
        <w:t>ealCloud</w:t>
      </w:r>
      <w:proofErr w:type="spellEnd"/>
      <w:r w:rsidR="002D2B1C">
        <w:rPr>
          <w:rFonts w:asciiTheme="majorHAnsi" w:eastAsia="Times New Roman" w:hAnsiTheme="majorHAnsi" w:cstheme="majorHAnsi"/>
          <w:kern w:val="0"/>
          <w14:ligatures w14:val="none"/>
        </w:rPr>
        <w:t xml:space="preserve"> </w:t>
      </w:r>
      <w:r w:rsidRPr="00EE4FF0">
        <w:rPr>
          <w:rFonts w:asciiTheme="majorHAnsi" w:eastAsia="Times New Roman" w:hAnsiTheme="majorHAnsi" w:cstheme="majorHAnsi"/>
          <w:kern w:val="0"/>
          <w14:ligatures w14:val="none"/>
        </w:rPr>
        <w:t>quality enhancements</w:t>
      </w:r>
    </w:p>
    <w:p w14:paraId="4257D705" w14:textId="77777777" w:rsidR="00F15CA9" w:rsidRPr="00F15CA9" w:rsidRDefault="00EE4FF0" w:rsidP="00F15CA9">
      <w:pPr>
        <w:rPr>
          <w:b/>
          <w:bCs/>
        </w:rPr>
      </w:pPr>
      <w:r w:rsidRPr="00F15CA9">
        <w:rPr>
          <w:b/>
          <w:bCs/>
        </w:rPr>
        <w:t>Immediate</w:t>
      </w:r>
      <w:r w:rsidR="00F15CA9" w:rsidRPr="00F15CA9">
        <w:rPr>
          <w:b/>
          <w:bCs/>
        </w:rPr>
        <w:t xml:space="preserve"> Time Savings:</w:t>
      </w:r>
    </w:p>
    <w:p w14:paraId="60C63016" w14:textId="20B45CC6" w:rsidR="00EE4FF0" w:rsidRPr="00EE4FF0" w:rsidRDefault="00EE4FF0" w:rsidP="00F15CA9">
      <w:pPr>
        <w:pStyle w:val="ListParagraph"/>
        <w:numPr>
          <w:ilvl w:val="0"/>
          <w:numId w:val="45"/>
        </w:numPr>
        <w:spacing w:before="100" w:beforeAutospacing="1" w:after="100" w:afterAutospacing="1" w:line="240" w:lineRule="auto"/>
        <w:rPr>
          <w:rFonts w:asciiTheme="majorHAnsi" w:eastAsia="Times New Roman" w:hAnsiTheme="majorHAnsi" w:cstheme="majorHAnsi"/>
          <w:kern w:val="0"/>
          <w14:ligatures w14:val="none"/>
        </w:rPr>
      </w:pPr>
      <w:r w:rsidRPr="00F15CA9">
        <w:rPr>
          <w:rFonts w:asciiTheme="majorHAnsi" w:eastAsia="Times New Roman" w:hAnsiTheme="majorHAnsi" w:cstheme="majorHAnsi"/>
          <w:kern w:val="0"/>
          <w14:ligatures w14:val="none"/>
        </w:rPr>
        <w:t>Reduction</w:t>
      </w:r>
      <w:r w:rsidRPr="00EE4FF0">
        <w:rPr>
          <w:rFonts w:asciiTheme="majorHAnsi" w:eastAsia="Times New Roman" w:hAnsiTheme="majorHAnsi" w:cstheme="majorHAnsi"/>
          <w:kern w:val="0"/>
          <w14:ligatures w14:val="none"/>
        </w:rPr>
        <w:t xml:space="preserve"> of manual work: </w:t>
      </w:r>
    </w:p>
    <w:p w14:paraId="2E2F9FB9" w14:textId="77777777" w:rsidR="00EE4FF0" w:rsidRPr="00EE4FF0" w:rsidRDefault="00EE4FF0" w:rsidP="00EE4FF0">
      <w:pPr>
        <w:pStyle w:val="ListParagraph"/>
        <w:numPr>
          <w:ilvl w:val="1"/>
          <w:numId w:val="45"/>
        </w:numPr>
        <w:spacing w:before="100" w:beforeAutospacing="1" w:after="100" w:afterAutospacing="1" w:line="240" w:lineRule="auto"/>
        <w:rPr>
          <w:rFonts w:asciiTheme="majorHAnsi" w:eastAsia="Times New Roman" w:hAnsiTheme="majorHAnsi" w:cstheme="majorHAnsi"/>
          <w:kern w:val="0"/>
          <w14:ligatures w14:val="none"/>
        </w:rPr>
      </w:pPr>
      <w:r w:rsidRPr="00EE4FF0">
        <w:rPr>
          <w:rFonts w:asciiTheme="majorHAnsi" w:eastAsia="Times New Roman" w:hAnsiTheme="majorHAnsi" w:cstheme="majorHAnsi"/>
          <w:kern w:val="0"/>
          <w14:ligatures w14:val="none"/>
        </w:rPr>
        <w:t>Pipeline report: weekly cadence, estimated hours approx. 3-4, annually: 52*3.5 hours = 182 hours</w:t>
      </w:r>
    </w:p>
    <w:p w14:paraId="6B84CD55" w14:textId="3C5D7B05" w:rsidR="00EE4FF0" w:rsidRDefault="00EE4FF0" w:rsidP="00D92F64">
      <w:pPr>
        <w:pStyle w:val="ListParagraph"/>
        <w:numPr>
          <w:ilvl w:val="1"/>
          <w:numId w:val="45"/>
        </w:numPr>
        <w:spacing w:before="100" w:beforeAutospacing="1" w:after="100" w:afterAutospacing="1" w:line="240" w:lineRule="auto"/>
        <w:rPr>
          <w:rFonts w:asciiTheme="majorHAnsi" w:eastAsia="Times New Roman" w:hAnsiTheme="majorHAnsi" w:cstheme="majorHAnsi"/>
          <w:kern w:val="0"/>
          <w14:ligatures w14:val="none"/>
        </w:rPr>
      </w:pPr>
      <w:r w:rsidRPr="00EE4FF0">
        <w:rPr>
          <w:rFonts w:asciiTheme="majorHAnsi" w:eastAsia="Times New Roman" w:hAnsiTheme="majorHAnsi" w:cstheme="majorHAnsi"/>
          <w:kern w:val="0"/>
          <w14:ligatures w14:val="none"/>
        </w:rPr>
        <w:lastRenderedPageBreak/>
        <w:t>Funnel report: quarterly/monthly cadence, estimated hours approx.0.5 hours, annually: 12*0.5 = 6</w:t>
      </w:r>
      <w:r w:rsidR="00CA14B6">
        <w:rPr>
          <w:rFonts w:asciiTheme="majorHAnsi" w:eastAsia="Times New Roman" w:hAnsiTheme="majorHAnsi" w:cstheme="majorHAnsi"/>
          <w:kern w:val="0"/>
          <w14:ligatures w14:val="none"/>
        </w:rPr>
        <w:t xml:space="preserve"> </w:t>
      </w:r>
      <w:r w:rsidRPr="00EE4FF0">
        <w:rPr>
          <w:rFonts w:asciiTheme="majorHAnsi" w:eastAsia="Times New Roman" w:hAnsiTheme="majorHAnsi" w:cstheme="majorHAnsi"/>
          <w:kern w:val="0"/>
          <w14:ligatures w14:val="none"/>
        </w:rPr>
        <w:t>hours</w:t>
      </w:r>
    </w:p>
    <w:p w14:paraId="2385353F" w14:textId="32E98F8A" w:rsidR="00CA14B6" w:rsidRPr="00CA14B6" w:rsidRDefault="00DF6CE9" w:rsidP="00DF6CE9">
      <w:pPr>
        <w:pStyle w:val="ListParagraph"/>
        <w:numPr>
          <w:ilvl w:val="1"/>
          <w:numId w:val="45"/>
        </w:numPr>
        <w:spacing w:before="100" w:beforeAutospacing="1" w:after="100" w:afterAutospacing="1" w:line="240" w:lineRule="auto"/>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Data validation time spent</w:t>
      </w:r>
      <w:r w:rsidR="007F3901">
        <w:rPr>
          <w:rFonts w:asciiTheme="majorHAnsi" w:eastAsia="Times New Roman" w:hAnsiTheme="majorHAnsi" w:cstheme="majorHAnsi"/>
          <w:kern w:val="0"/>
          <w14:ligatures w14:val="none"/>
        </w:rPr>
        <w:t xml:space="preserve"> </w:t>
      </w:r>
    </w:p>
    <w:p w14:paraId="231B606D" w14:textId="77777777" w:rsidR="00D324DF" w:rsidRDefault="00D324DF" w:rsidP="00833ABE">
      <w:pPr>
        <w:rPr>
          <w:rFonts w:asciiTheme="majorHAnsi" w:eastAsia="Times New Roman" w:hAnsiTheme="majorHAnsi" w:cstheme="majorHAnsi"/>
          <w:kern w:val="0"/>
          <w14:ligatures w14:val="none"/>
        </w:rPr>
      </w:pPr>
    </w:p>
    <w:p w14:paraId="1FBA9678" w14:textId="778D6134" w:rsidR="000F512A" w:rsidRDefault="000F512A">
      <w:pPr>
        <w:rPr>
          <w:rStyle w:val="normaltextrun"/>
          <w:rFonts w:asciiTheme="majorHAnsi" w:eastAsia="Times New Roman" w:hAnsiTheme="majorHAnsi" w:cstheme="majorHAnsi"/>
          <w:kern w:val="0"/>
          <w14:ligatures w14:val="none"/>
        </w:rPr>
      </w:pPr>
      <w:r>
        <w:rPr>
          <w:rStyle w:val="normaltextrun"/>
          <w:rFonts w:asciiTheme="majorHAnsi" w:eastAsia="Times New Roman" w:hAnsiTheme="majorHAnsi" w:cstheme="majorHAnsi"/>
          <w:kern w:val="0"/>
          <w14:ligatures w14:val="none"/>
        </w:rPr>
        <w:br w:type="page"/>
      </w:r>
    </w:p>
    <w:p w14:paraId="23D7EC0B" w14:textId="77777777" w:rsidR="006350C2" w:rsidRPr="00FC6846" w:rsidRDefault="006350C2" w:rsidP="00380B88">
      <w:pPr>
        <w:rPr>
          <w:rStyle w:val="normaltextrun"/>
          <w:rFonts w:asciiTheme="majorHAnsi" w:eastAsia="Times New Roman" w:hAnsiTheme="majorHAnsi" w:cstheme="majorHAnsi"/>
          <w:kern w:val="0"/>
          <w14:ligatures w14:val="none"/>
        </w:rPr>
      </w:pPr>
    </w:p>
    <w:p w14:paraId="1AA1857B" w14:textId="0C237411" w:rsidR="00A039C6" w:rsidRPr="005A3EB8" w:rsidRDefault="20A828CD" w:rsidP="00B97C01">
      <w:pPr>
        <w:pStyle w:val="Heading1"/>
        <w:rPr>
          <w:rStyle w:val="normaltextrun"/>
          <w:color w:val="2F5496"/>
          <w:shd w:val="clear" w:color="auto" w:fill="FFFFFF"/>
        </w:rPr>
      </w:pPr>
      <w:bookmarkStart w:id="58" w:name="_Toc190281538"/>
      <w:bookmarkStart w:id="59" w:name="_Toc190285279"/>
      <w:bookmarkStart w:id="60" w:name="_Toc190290251"/>
      <w:r w:rsidRPr="005A3EB8">
        <w:rPr>
          <w:rStyle w:val="normaltextrun"/>
          <w:color w:val="2F5496"/>
          <w:shd w:val="clear" w:color="auto" w:fill="FFFFFF"/>
        </w:rPr>
        <w:t>Visualization of</w:t>
      </w:r>
      <w:r w:rsidR="004036CA" w:rsidRPr="005A3EB8">
        <w:rPr>
          <w:rStyle w:val="normaltextrun"/>
          <w:color w:val="2F5496"/>
          <w:shd w:val="clear" w:color="auto" w:fill="FFFFFF"/>
        </w:rPr>
        <w:t xml:space="preserve"> PIPE via </w:t>
      </w:r>
      <w:proofErr w:type="spellStart"/>
      <w:r w:rsidR="004036CA" w:rsidRPr="005A3EB8">
        <w:rPr>
          <w:rStyle w:val="normaltextrun"/>
          <w:color w:val="2F5496"/>
          <w:shd w:val="clear" w:color="auto" w:fill="FFFFFF"/>
        </w:rPr>
        <w:t>PowerBI</w:t>
      </w:r>
      <w:proofErr w:type="spellEnd"/>
      <w:r w:rsidR="00F90F72" w:rsidRPr="005A3EB8">
        <w:rPr>
          <w:rStyle w:val="normaltextrun"/>
          <w:color w:val="2F5496"/>
          <w:shd w:val="clear" w:color="auto" w:fill="FFFFFF"/>
        </w:rPr>
        <w:t xml:space="preserve"> </w:t>
      </w:r>
      <w:r w:rsidR="54B3F637" w:rsidRPr="005A3EB8">
        <w:rPr>
          <w:rStyle w:val="normaltextrun"/>
          <w:color w:val="2F5496"/>
          <w:shd w:val="clear" w:color="auto" w:fill="FFFFFF"/>
        </w:rPr>
        <w:t>(optional)</w:t>
      </w:r>
      <w:bookmarkEnd w:id="58"/>
      <w:bookmarkEnd w:id="59"/>
      <w:bookmarkEnd w:id="60"/>
    </w:p>
    <w:p w14:paraId="3D94A0F8" w14:textId="77777777" w:rsidR="0B259D42" w:rsidRDefault="0B259D42" w:rsidP="0B259D42"/>
    <w:p w14:paraId="6901BBFD" w14:textId="0FD0E090" w:rsidR="00A039C6" w:rsidRPr="00FC6846" w:rsidRDefault="00A039C6" w:rsidP="003253A7">
      <w:pPr>
        <w:pStyle w:val="NormalWeb"/>
        <w:spacing w:after="0" w:afterAutospacing="0"/>
        <w:rPr>
          <w:rFonts w:asciiTheme="majorHAnsi" w:hAnsiTheme="majorHAnsi" w:cstheme="majorHAnsi"/>
          <w:sz w:val="22"/>
          <w:szCs w:val="22"/>
        </w:rPr>
      </w:pPr>
      <w:r w:rsidRPr="00FC6846">
        <w:rPr>
          <w:rFonts w:asciiTheme="majorHAnsi" w:hAnsiTheme="majorHAnsi" w:cstheme="majorHAnsi"/>
          <w:sz w:val="22"/>
          <w:szCs w:val="22"/>
        </w:rPr>
        <w:t xml:space="preserve">Project Title: Development of Business Dashboards for </w:t>
      </w:r>
      <w:r w:rsidR="0037170C" w:rsidRPr="00FC6846">
        <w:rPr>
          <w:rFonts w:asciiTheme="majorHAnsi" w:hAnsiTheme="majorHAnsi" w:cstheme="majorHAnsi"/>
          <w:sz w:val="22"/>
          <w:szCs w:val="22"/>
        </w:rPr>
        <w:t xml:space="preserve">PIPE </w:t>
      </w:r>
      <w:r w:rsidRPr="00FC6846">
        <w:rPr>
          <w:rFonts w:asciiTheme="majorHAnsi" w:hAnsiTheme="majorHAnsi" w:cstheme="majorHAnsi"/>
          <w:sz w:val="22"/>
          <w:szCs w:val="22"/>
        </w:rPr>
        <w:t>Data Extraction</w:t>
      </w:r>
    </w:p>
    <w:p w14:paraId="55F58C9A" w14:textId="37271589" w:rsidR="00A039C6" w:rsidRPr="00FC6846" w:rsidRDefault="00A039C6" w:rsidP="00A039C6">
      <w:pPr>
        <w:pStyle w:val="NormalWeb"/>
        <w:rPr>
          <w:rFonts w:asciiTheme="majorHAnsi" w:hAnsiTheme="majorHAnsi" w:cstheme="majorHAnsi"/>
          <w:sz w:val="22"/>
          <w:szCs w:val="22"/>
        </w:rPr>
      </w:pPr>
      <w:r w:rsidRPr="00FC6846">
        <w:rPr>
          <w:rFonts w:asciiTheme="majorHAnsi" w:hAnsiTheme="majorHAnsi" w:cstheme="majorHAnsi"/>
          <w:sz w:val="22"/>
          <w:szCs w:val="22"/>
        </w:rPr>
        <w:t xml:space="preserve">Objective: To design and implement a dashboard visualizing PIPE information that </w:t>
      </w:r>
      <w:r w:rsidR="0037170C" w:rsidRPr="00FC6846">
        <w:rPr>
          <w:rFonts w:asciiTheme="majorHAnsi" w:hAnsiTheme="majorHAnsi" w:cstheme="majorHAnsi"/>
          <w:sz w:val="22"/>
          <w:szCs w:val="22"/>
        </w:rPr>
        <w:t>allows</w:t>
      </w:r>
      <w:r w:rsidRPr="00FC6846">
        <w:rPr>
          <w:rFonts w:asciiTheme="majorHAnsi" w:hAnsiTheme="majorHAnsi" w:cstheme="majorHAnsi"/>
          <w:sz w:val="22"/>
          <w:szCs w:val="22"/>
        </w:rPr>
        <w:t xml:space="preserve"> business users to extract and analyze data from </w:t>
      </w:r>
      <w:r w:rsidR="002B1B19" w:rsidRPr="00FC6846">
        <w:rPr>
          <w:rFonts w:asciiTheme="majorHAnsi" w:hAnsiTheme="majorHAnsi" w:cstheme="majorHAnsi"/>
          <w:sz w:val="22"/>
          <w:szCs w:val="22"/>
        </w:rPr>
        <w:t>PIPE</w:t>
      </w:r>
      <w:r w:rsidRPr="00FC6846">
        <w:rPr>
          <w:rFonts w:asciiTheme="majorHAnsi" w:hAnsiTheme="majorHAnsi" w:cstheme="majorHAnsi"/>
          <w:sz w:val="22"/>
          <w:szCs w:val="22"/>
        </w:rPr>
        <w:t xml:space="preserve"> efficiently, improving decision-making and operational insights.</w:t>
      </w:r>
    </w:p>
    <w:p w14:paraId="756CB186" w14:textId="3B9BC88E" w:rsidR="00832A94" w:rsidRPr="00FC6846" w:rsidRDefault="0018D803" w:rsidP="2582BE13">
      <w:pPr>
        <w:pStyle w:val="NormalWeb"/>
        <w:jc w:val="both"/>
        <w:rPr>
          <w:rFonts w:asciiTheme="majorHAnsi" w:hAnsiTheme="majorHAnsi" w:cstheme="majorHAnsi"/>
          <w:sz w:val="22"/>
          <w:szCs w:val="22"/>
        </w:rPr>
      </w:pPr>
      <w:r w:rsidRPr="00FC6846">
        <w:rPr>
          <w:rFonts w:asciiTheme="majorHAnsi" w:hAnsiTheme="majorHAnsi" w:cstheme="majorHAnsi"/>
          <w:sz w:val="22"/>
          <w:szCs w:val="22"/>
        </w:rPr>
        <w:t>Currently,</w:t>
      </w:r>
      <w:r w:rsidRPr="2582BE13">
        <w:rPr>
          <w:rFonts w:asciiTheme="majorHAnsi" w:hAnsiTheme="majorHAnsi" w:cstheme="majorBidi"/>
          <w:sz w:val="22"/>
          <w:szCs w:val="22"/>
        </w:rPr>
        <w:t xml:space="preserve"> </w:t>
      </w:r>
      <w:r w:rsidR="3E411642" w:rsidRPr="2582BE13">
        <w:rPr>
          <w:rFonts w:asciiTheme="majorHAnsi" w:hAnsiTheme="majorHAnsi" w:cstheme="majorBidi"/>
          <w:sz w:val="22"/>
          <w:szCs w:val="22"/>
        </w:rPr>
        <w:t>the</w:t>
      </w:r>
      <w:r w:rsidR="3E411642" w:rsidRPr="00FC6846">
        <w:rPr>
          <w:rFonts w:asciiTheme="majorHAnsi" w:hAnsiTheme="majorHAnsi" w:cstheme="majorHAnsi"/>
          <w:sz w:val="22"/>
          <w:szCs w:val="22"/>
        </w:rPr>
        <w:t xml:space="preserve"> Operations</w:t>
      </w:r>
      <w:r w:rsidRPr="00FC6846">
        <w:rPr>
          <w:rFonts w:asciiTheme="majorHAnsi" w:hAnsiTheme="majorHAnsi" w:cstheme="majorHAnsi"/>
          <w:sz w:val="22"/>
          <w:szCs w:val="22"/>
        </w:rPr>
        <w:t xml:space="preserve"> team is providing PIPE information </w:t>
      </w:r>
      <w:r w:rsidR="1CE81862" w:rsidRPr="00FC6846">
        <w:rPr>
          <w:rFonts w:asciiTheme="majorHAnsi" w:hAnsiTheme="majorHAnsi" w:cstheme="majorHAnsi"/>
          <w:sz w:val="22"/>
          <w:szCs w:val="22"/>
        </w:rPr>
        <w:t>across Metropolitan – the team needs to either</w:t>
      </w:r>
      <w:r w:rsidRPr="00FC6846">
        <w:rPr>
          <w:rFonts w:asciiTheme="majorHAnsi" w:hAnsiTheme="majorHAnsi" w:cstheme="majorHAnsi"/>
          <w:sz w:val="22"/>
          <w:szCs w:val="22"/>
        </w:rPr>
        <w:t xml:space="preserve"> manually refresh templates or create reports each time </w:t>
      </w:r>
      <w:r w:rsidR="1CE81862" w:rsidRPr="00FC6846">
        <w:rPr>
          <w:rFonts w:asciiTheme="majorHAnsi" w:hAnsiTheme="majorHAnsi" w:cstheme="majorHAnsi"/>
          <w:sz w:val="22"/>
          <w:szCs w:val="22"/>
        </w:rPr>
        <w:t>someone requests data</w:t>
      </w:r>
      <w:r w:rsidRPr="00FC6846">
        <w:rPr>
          <w:rFonts w:asciiTheme="majorHAnsi" w:hAnsiTheme="majorHAnsi" w:cstheme="majorHAnsi"/>
          <w:sz w:val="22"/>
          <w:szCs w:val="22"/>
        </w:rPr>
        <w:t>.</w:t>
      </w:r>
      <w:r w:rsidR="66FA120C" w:rsidRPr="00FC6846">
        <w:rPr>
          <w:rFonts w:asciiTheme="majorHAnsi" w:hAnsiTheme="majorHAnsi" w:cstheme="majorHAnsi"/>
          <w:sz w:val="22"/>
          <w:szCs w:val="22"/>
        </w:rPr>
        <w:t xml:space="preserve"> </w:t>
      </w:r>
      <w:r w:rsidRPr="00FC6846">
        <w:rPr>
          <w:rFonts w:asciiTheme="majorHAnsi" w:hAnsiTheme="majorHAnsi" w:cstheme="majorHAnsi"/>
          <w:sz w:val="22"/>
          <w:szCs w:val="22"/>
        </w:rPr>
        <w:t xml:space="preserve">With the implementation of an automated dashboard, users will have real-time access to system </w:t>
      </w:r>
      <w:r w:rsidR="66FA120C" w:rsidRPr="00FC6846">
        <w:rPr>
          <w:rFonts w:asciiTheme="majorHAnsi" w:hAnsiTheme="majorHAnsi" w:cstheme="majorHAnsi"/>
          <w:sz w:val="22"/>
          <w:szCs w:val="22"/>
        </w:rPr>
        <w:t xml:space="preserve">PIPE </w:t>
      </w:r>
      <w:r w:rsidRPr="00FC6846">
        <w:rPr>
          <w:rFonts w:asciiTheme="majorHAnsi" w:hAnsiTheme="majorHAnsi" w:cstheme="majorHAnsi"/>
          <w:sz w:val="22"/>
          <w:szCs w:val="22"/>
        </w:rPr>
        <w:t xml:space="preserve">data through a structured and standardized </w:t>
      </w:r>
      <w:proofErr w:type="spellStart"/>
      <w:r w:rsidR="01CCA66C" w:rsidRPr="00FC6846">
        <w:rPr>
          <w:rFonts w:asciiTheme="majorHAnsi" w:hAnsiTheme="majorHAnsi" w:cstheme="majorHAnsi"/>
          <w:sz w:val="22"/>
          <w:szCs w:val="22"/>
        </w:rPr>
        <w:t>PowerBI</w:t>
      </w:r>
      <w:proofErr w:type="spellEnd"/>
      <w:r w:rsidR="01CCA66C" w:rsidRPr="00FC6846">
        <w:rPr>
          <w:rFonts w:asciiTheme="majorHAnsi" w:hAnsiTheme="majorHAnsi" w:cstheme="majorHAnsi"/>
          <w:sz w:val="22"/>
          <w:szCs w:val="22"/>
        </w:rPr>
        <w:t xml:space="preserve"> </w:t>
      </w:r>
      <w:r w:rsidRPr="00FC6846">
        <w:rPr>
          <w:rFonts w:asciiTheme="majorHAnsi" w:hAnsiTheme="majorHAnsi" w:cstheme="majorHAnsi"/>
          <w:sz w:val="22"/>
          <w:szCs w:val="22"/>
        </w:rPr>
        <w:t>interface. The dashboard will allow for on-demand data retrieval, filtering, and visualization, eliminating</w:t>
      </w:r>
      <w:r w:rsidR="46532359" w:rsidRPr="00FC6846">
        <w:rPr>
          <w:rFonts w:asciiTheme="majorHAnsi" w:hAnsiTheme="majorHAnsi" w:cstheme="majorHAnsi"/>
          <w:sz w:val="22"/>
          <w:szCs w:val="22"/>
        </w:rPr>
        <w:t>/minimizing the engagement on Operations side</w:t>
      </w:r>
      <w:r w:rsidR="01CCA66C" w:rsidRPr="00FC6846">
        <w:rPr>
          <w:rFonts w:asciiTheme="majorHAnsi" w:hAnsiTheme="majorHAnsi" w:cstheme="majorHAnsi"/>
          <w:sz w:val="22"/>
          <w:szCs w:val="22"/>
        </w:rPr>
        <w:t xml:space="preserve"> as well as the </w:t>
      </w:r>
      <w:r w:rsidRPr="00FC6846">
        <w:rPr>
          <w:rFonts w:asciiTheme="majorHAnsi" w:hAnsiTheme="majorHAnsi" w:cstheme="majorHAnsi"/>
          <w:sz w:val="22"/>
          <w:szCs w:val="22"/>
        </w:rPr>
        <w:t>repeated manual extraction. Users can apply predefined templates and customizable views, ensuring that reports are always consistent, accurate, and aligned with business needs. This automation will reduce workload, enhance efficiency, and provide timely insights for better strategic planning.</w:t>
      </w:r>
    </w:p>
    <w:p w14:paraId="22F1A877" w14:textId="3F06515E" w:rsidR="002E4FDA" w:rsidRPr="00FC6846" w:rsidRDefault="00F23900" w:rsidP="005A3EB8">
      <w:bookmarkStart w:id="61" w:name="_Toc190281539"/>
      <w:bookmarkStart w:id="62" w:name="_Toc190285280"/>
      <w:r w:rsidRPr="0AA4908D">
        <w:rPr>
          <w:rStyle w:val="normaltextrun"/>
          <w:color w:val="2F5496"/>
          <w:shd w:val="clear" w:color="auto" w:fill="FFFFFF"/>
        </w:rPr>
        <w:t xml:space="preserve">Project </w:t>
      </w:r>
      <w:r w:rsidR="00FD1E4C" w:rsidRPr="0AA4908D">
        <w:rPr>
          <w:rStyle w:val="normaltextrun"/>
          <w:color w:val="2F5496"/>
          <w:shd w:val="clear" w:color="auto" w:fill="FFFFFF"/>
        </w:rPr>
        <w:t>Overview</w:t>
      </w:r>
      <w:bookmarkEnd w:id="61"/>
      <w:bookmarkEnd w:id="62"/>
    </w:p>
    <w:p w14:paraId="5A2714A2" w14:textId="6F6BC06A" w:rsidR="00974DB0" w:rsidRPr="00FC6846" w:rsidRDefault="00974DB0" w:rsidP="00003EC0">
      <w:pPr>
        <w:numPr>
          <w:ilvl w:val="0"/>
          <w:numId w:val="36"/>
        </w:numPr>
        <w:spacing w:after="100" w:afterAutospacing="1" w:line="240" w:lineRule="auto"/>
        <w:rPr>
          <w:rFonts w:asciiTheme="majorHAnsi" w:eastAsia="Times New Roman" w:hAnsiTheme="majorHAnsi" w:cstheme="majorHAnsi"/>
          <w:b/>
          <w:bCs/>
          <w:kern w:val="0"/>
          <w14:ligatures w14:val="none"/>
        </w:rPr>
      </w:pPr>
      <w:proofErr w:type="spellStart"/>
      <w:r w:rsidRPr="00FC6846">
        <w:rPr>
          <w:rFonts w:asciiTheme="majorHAnsi" w:eastAsia="Times New Roman" w:hAnsiTheme="majorHAnsi" w:cstheme="majorHAnsi"/>
          <w:b/>
          <w:bCs/>
          <w:kern w:val="0"/>
          <w14:ligatures w14:val="none"/>
        </w:rPr>
        <w:t>PowerBI</w:t>
      </w:r>
      <w:proofErr w:type="spellEnd"/>
      <w:r w:rsidRPr="00FC6846">
        <w:rPr>
          <w:rFonts w:asciiTheme="majorHAnsi" w:eastAsia="Times New Roman" w:hAnsiTheme="majorHAnsi" w:cstheme="majorHAnsi"/>
          <w:b/>
          <w:bCs/>
          <w:kern w:val="0"/>
          <w14:ligatures w14:val="none"/>
        </w:rPr>
        <w:t xml:space="preserve"> Architecture Technical Set Up</w:t>
      </w:r>
    </w:p>
    <w:p w14:paraId="7540A27B" w14:textId="246FC592" w:rsidR="00974DB0" w:rsidRPr="00FC6846" w:rsidRDefault="00974DB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Establish</w:t>
      </w:r>
      <w:r w:rsidR="00704E85" w:rsidRPr="00FC6846">
        <w:rPr>
          <w:rFonts w:asciiTheme="majorHAnsi" w:eastAsia="Times New Roman" w:hAnsiTheme="majorHAnsi" w:cstheme="majorHAnsi"/>
          <w:kern w:val="0"/>
          <w14:ligatures w14:val="none"/>
        </w:rPr>
        <w:t xml:space="preserve"> </w:t>
      </w:r>
      <w:proofErr w:type="spellStart"/>
      <w:r w:rsidR="00704E85" w:rsidRPr="00FC6846">
        <w:rPr>
          <w:rFonts w:asciiTheme="majorHAnsi" w:eastAsia="Times New Roman" w:hAnsiTheme="majorHAnsi" w:cstheme="majorHAnsi"/>
          <w:kern w:val="0"/>
          <w14:ligatures w14:val="none"/>
        </w:rPr>
        <w:t>PowerBI</w:t>
      </w:r>
      <w:proofErr w:type="spellEnd"/>
      <w:r w:rsidR="00704E85" w:rsidRPr="00FC6846">
        <w:rPr>
          <w:rFonts w:asciiTheme="majorHAnsi" w:eastAsia="Times New Roman" w:hAnsiTheme="majorHAnsi" w:cstheme="majorHAnsi"/>
          <w:kern w:val="0"/>
          <w14:ligatures w14:val="none"/>
        </w:rPr>
        <w:t xml:space="preserve"> environment</w:t>
      </w:r>
      <w:r w:rsidRPr="00FC6846">
        <w:rPr>
          <w:rFonts w:asciiTheme="majorHAnsi" w:eastAsia="Times New Roman" w:hAnsiTheme="majorHAnsi" w:cstheme="majorHAnsi"/>
          <w:kern w:val="0"/>
          <w14:ligatures w14:val="none"/>
        </w:rPr>
        <w:t xml:space="preserve">/Ensure the existing </w:t>
      </w:r>
      <w:r w:rsidR="00A06A08" w:rsidRPr="00FC6846">
        <w:rPr>
          <w:rFonts w:asciiTheme="majorHAnsi" w:eastAsia="Times New Roman" w:hAnsiTheme="majorHAnsi" w:cstheme="majorHAnsi"/>
          <w:kern w:val="0"/>
          <w14:ligatures w14:val="none"/>
        </w:rPr>
        <w:t>environment is</w:t>
      </w:r>
      <w:r w:rsidR="00523F20" w:rsidRPr="00FC6846">
        <w:rPr>
          <w:rFonts w:asciiTheme="majorHAnsi" w:eastAsia="Times New Roman" w:hAnsiTheme="majorHAnsi" w:cstheme="majorHAnsi"/>
          <w:kern w:val="0"/>
          <w14:ligatures w14:val="none"/>
        </w:rPr>
        <w:t xml:space="preserve"> read</w:t>
      </w:r>
      <w:r w:rsidR="00184D7C" w:rsidRPr="00FC6846">
        <w:rPr>
          <w:rFonts w:asciiTheme="majorHAnsi" w:eastAsia="Times New Roman" w:hAnsiTheme="majorHAnsi" w:cstheme="majorHAnsi"/>
          <w:kern w:val="0"/>
          <w14:ligatures w14:val="none"/>
        </w:rPr>
        <w:t>y to</w:t>
      </w:r>
      <w:r w:rsidR="00704E85" w:rsidRPr="00FC6846">
        <w:rPr>
          <w:rFonts w:asciiTheme="majorHAnsi" w:eastAsia="Times New Roman" w:hAnsiTheme="majorHAnsi" w:cstheme="majorHAnsi"/>
          <w:kern w:val="0"/>
          <w14:ligatures w14:val="none"/>
        </w:rPr>
        <w:t xml:space="preserve"> be used.</w:t>
      </w:r>
    </w:p>
    <w:p w14:paraId="5A8CDA80" w14:textId="2031F09D" w:rsidR="00704E85" w:rsidRPr="00FC6846" w:rsidRDefault="00704E85"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Ensure active connection between PIPE and </w:t>
      </w: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w:t>
      </w:r>
    </w:p>
    <w:p w14:paraId="7E614824" w14:textId="587D358F" w:rsidR="00704E85" w:rsidRPr="00FC6846" w:rsidRDefault="00E53817" w:rsidP="00003EC0">
      <w:pPr>
        <w:numPr>
          <w:ilvl w:val="1"/>
          <w:numId w:val="36"/>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kern w:val="0"/>
          <w14:ligatures w14:val="none"/>
        </w:rPr>
        <w:t xml:space="preserve">Assess if gateway is needed </w:t>
      </w:r>
      <w:r w:rsidR="00435277" w:rsidRPr="00FC6846">
        <w:rPr>
          <w:rFonts w:asciiTheme="majorHAnsi" w:eastAsia="Times New Roman" w:hAnsiTheme="majorHAnsi" w:cstheme="majorHAnsi"/>
          <w:kern w:val="0"/>
          <w14:ligatures w14:val="none"/>
        </w:rPr>
        <w:t xml:space="preserve">(PIPE data is already available on </w:t>
      </w:r>
      <w:r w:rsidR="00524C18" w:rsidRPr="00FC6846">
        <w:rPr>
          <w:rFonts w:asciiTheme="majorHAnsi" w:eastAsia="Times New Roman" w:hAnsiTheme="majorHAnsi" w:cstheme="majorHAnsi"/>
          <w:kern w:val="0"/>
          <w14:ligatures w14:val="none"/>
        </w:rPr>
        <w:t xml:space="preserve">MS Fabric). </w:t>
      </w:r>
      <w:r w:rsidR="00435277" w:rsidRPr="00FC6846">
        <w:rPr>
          <w:rFonts w:asciiTheme="majorHAnsi" w:eastAsia="Times New Roman" w:hAnsiTheme="majorHAnsi" w:cstheme="majorHAnsi"/>
          <w:kern w:val="0"/>
          <w14:ligatures w14:val="none"/>
        </w:rPr>
        <w:t xml:space="preserve"> </w:t>
      </w:r>
    </w:p>
    <w:p w14:paraId="0C40DA52" w14:textId="54DB4A7B" w:rsidR="00F23900" w:rsidRPr="00FC6846" w:rsidRDefault="00F23900" w:rsidP="00003EC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Planning Phase</w:t>
      </w:r>
    </w:p>
    <w:p w14:paraId="500604D2" w14:textId="5903BEC6"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business requirements.</w:t>
      </w:r>
    </w:p>
    <w:p w14:paraId="11F3CF46"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Engage stakeholders to understand dashboard needs.</w:t>
      </w:r>
    </w:p>
    <w:p w14:paraId="516361E2" w14:textId="77777777" w:rsidR="005A4E2A"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Determine access levels and user roles.</w:t>
      </w:r>
    </w:p>
    <w:p w14:paraId="3D31983E" w14:textId="18D317A7" w:rsidR="00F23900" w:rsidRPr="00FC6846" w:rsidRDefault="00F23900" w:rsidP="00003EC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4E133D08" w14:textId="56D0192D"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Create </w:t>
      </w:r>
      <w:r w:rsidR="00EF31D5" w:rsidRPr="00FC6846">
        <w:rPr>
          <w:rFonts w:asciiTheme="majorHAnsi" w:eastAsia="Times New Roman" w:hAnsiTheme="majorHAnsi" w:cstheme="majorHAnsi"/>
          <w:kern w:val="0"/>
          <w14:ligatures w14:val="none"/>
        </w:rPr>
        <w:t>an initial</w:t>
      </w:r>
      <w:r w:rsidRPr="00FC6846">
        <w:rPr>
          <w:rFonts w:asciiTheme="majorHAnsi" w:eastAsia="Times New Roman" w:hAnsiTheme="majorHAnsi" w:cstheme="majorHAnsi"/>
          <w:kern w:val="0"/>
          <w14:ligatures w14:val="none"/>
        </w:rPr>
        <w:t xml:space="preserve"> mock-up</w:t>
      </w:r>
      <w:r w:rsidR="00EF31D5" w:rsidRPr="00FC6846">
        <w:rPr>
          <w:rFonts w:asciiTheme="majorHAnsi" w:eastAsia="Times New Roman" w:hAnsiTheme="majorHAnsi" w:cstheme="majorHAnsi"/>
          <w:kern w:val="0"/>
          <w14:ligatures w14:val="none"/>
        </w:rPr>
        <w:t xml:space="preserve"> leveraging the existing PIPE data model.</w:t>
      </w:r>
    </w:p>
    <w:p w14:paraId="53194302"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 prototype with basic visualization elements.</w:t>
      </w:r>
    </w:p>
    <w:p w14:paraId="0B2C7B2C"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stakeholder review and gather feedback.</w:t>
      </w:r>
    </w:p>
    <w:p w14:paraId="447DF97C" w14:textId="14AC0AB9" w:rsidR="00F23900" w:rsidRPr="00FC6846" w:rsidRDefault="00F23900" w:rsidP="00003EC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2FD8F439" w14:textId="6EAF2139"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interactive dashboard with real-time data integration.</w:t>
      </w:r>
    </w:p>
    <w:p w14:paraId="311DF0F2" w14:textId="2D3E4C2A"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filters, and user-friendly navigation.</w:t>
      </w:r>
    </w:p>
    <w:p w14:paraId="64B13D44" w14:textId="3ACD0D2B" w:rsidR="00F23900" w:rsidRPr="00FC6846" w:rsidRDefault="00F23900" w:rsidP="55D6A958">
      <w:pPr>
        <w:numPr>
          <w:ilvl w:val="1"/>
          <w:numId w:val="36"/>
        </w:numPr>
        <w:spacing w:after="100" w:afterAutospacing="1" w:line="240" w:lineRule="auto"/>
        <w:rPr>
          <w:rFonts w:asciiTheme="majorHAnsi" w:eastAsia="Times New Roman" w:hAnsiTheme="majorHAnsi" w:cstheme="majorBidi"/>
          <w:kern w:val="0"/>
          <w14:ligatures w14:val="none"/>
        </w:rPr>
      </w:pPr>
      <w:r w:rsidRPr="55D6A958">
        <w:rPr>
          <w:rFonts w:asciiTheme="majorHAnsi" w:eastAsia="Times New Roman" w:hAnsiTheme="majorHAnsi" w:cstheme="majorBidi"/>
          <w:kern w:val="0"/>
          <w14:ligatures w14:val="none"/>
        </w:rPr>
        <w:t>Conduct user testing and refin</w:t>
      </w:r>
      <w:r w:rsidR="06A7E24A" w:rsidRPr="55D6A958">
        <w:rPr>
          <w:rFonts w:asciiTheme="majorHAnsi" w:eastAsia="Times New Roman" w:hAnsiTheme="majorHAnsi" w:cstheme="majorBidi"/>
        </w:rPr>
        <w:t>ing</w:t>
      </w:r>
      <w:r w:rsidRPr="55D6A958">
        <w:rPr>
          <w:rFonts w:asciiTheme="majorHAnsi" w:eastAsia="Times New Roman" w:hAnsiTheme="majorHAnsi" w:cstheme="majorBidi"/>
          <w:kern w:val="0"/>
          <w14:ligatures w14:val="none"/>
        </w:rPr>
        <w:t xml:space="preserve"> based on feedback.</w:t>
      </w:r>
    </w:p>
    <w:p w14:paraId="7E88533C" w14:textId="5F093347" w:rsidR="00F23900" w:rsidRPr="00FC6846" w:rsidRDefault="00F23900" w:rsidP="00003EC0">
      <w:pPr>
        <w:numPr>
          <w:ilvl w:val="0"/>
          <w:numId w:val="36"/>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Deployment &amp; Training</w:t>
      </w:r>
    </w:p>
    <w:p w14:paraId="4EEE1676"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Deploy dashboards to production environment.</w:t>
      </w:r>
    </w:p>
    <w:p w14:paraId="1EE09BD7"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training sessions and user guides for business users.</w:t>
      </w:r>
    </w:p>
    <w:p w14:paraId="29C73AF5"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initial usage and address any issues.</w:t>
      </w:r>
    </w:p>
    <w:p w14:paraId="70841DF5" w14:textId="77777777" w:rsidR="00F23900" w:rsidRPr="00FC6846" w:rsidRDefault="00F23900" w:rsidP="00003EC0">
      <w:pPr>
        <w:numPr>
          <w:ilvl w:val="0"/>
          <w:numId w:val="36"/>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Success Metrics</w:t>
      </w:r>
    </w:p>
    <w:p w14:paraId="177E3C03"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Reduction in manual data extraction efforts.</w:t>
      </w:r>
    </w:p>
    <w:p w14:paraId="60D10A3E"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Increased user engagement with dashboards.</w:t>
      </w:r>
    </w:p>
    <w:p w14:paraId="5664BDEA" w14:textId="7D5ECA75" w:rsidR="00795204"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Improved decision-making based on real-time insights.</w:t>
      </w:r>
    </w:p>
    <w:p w14:paraId="744821E6" w14:textId="77777777" w:rsidR="00F22431" w:rsidRPr="00FC6846" w:rsidRDefault="00C03A53" w:rsidP="005A3EB8">
      <w:pPr>
        <w:rPr>
          <w:rStyle w:val="normaltextrun"/>
          <w:color w:val="2F5496"/>
          <w:shd w:val="clear" w:color="auto" w:fill="FFFFFF"/>
        </w:rPr>
      </w:pPr>
      <w:bookmarkStart w:id="63" w:name="_Toc190281540"/>
      <w:bookmarkStart w:id="64" w:name="_Toc190285281"/>
      <w:r w:rsidRPr="0AA4908D">
        <w:rPr>
          <w:rStyle w:val="normaltextrun"/>
          <w:color w:val="2F5496"/>
          <w:shd w:val="clear" w:color="auto" w:fill="FFFFFF"/>
        </w:rPr>
        <w:t xml:space="preserve">Scope </w:t>
      </w:r>
      <w:r w:rsidR="00F22431" w:rsidRPr="0AA4908D">
        <w:rPr>
          <w:rStyle w:val="normaltextrun"/>
          <w:color w:val="2F5496"/>
          <w:shd w:val="clear" w:color="auto" w:fill="FFFFFF"/>
        </w:rPr>
        <w:t>Assumptions</w:t>
      </w:r>
      <w:r w:rsidR="00F23900" w:rsidRPr="0AA4908D">
        <w:rPr>
          <w:rStyle w:val="normaltextrun"/>
          <w:color w:val="2F5496"/>
          <w:shd w:val="clear" w:color="auto" w:fill="FFFFFF"/>
        </w:rPr>
        <w:t>:</w:t>
      </w:r>
      <w:bookmarkEnd w:id="63"/>
      <w:bookmarkEnd w:id="64"/>
      <w:r w:rsidR="00F23900" w:rsidRPr="0AA4908D">
        <w:rPr>
          <w:rStyle w:val="normaltextrun"/>
          <w:color w:val="2F5496"/>
          <w:shd w:val="clear" w:color="auto" w:fill="FFFFFF"/>
        </w:rPr>
        <w:t xml:space="preserve"> </w:t>
      </w:r>
    </w:p>
    <w:p w14:paraId="3119FEC8" w14:textId="5E6B63B3" w:rsidR="00F22431" w:rsidRPr="00FC6846" w:rsidRDefault="00F22431"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lastRenderedPageBreak/>
        <w:t>Dashboard contains only PIPE data and does not include any modifications to the PIPE data model.</w:t>
      </w:r>
    </w:p>
    <w:p w14:paraId="275E6118" w14:textId="2D15BA44" w:rsidR="00F22431" w:rsidRPr="00FC6846" w:rsidRDefault="00F22431"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All measures/KPIs that will be used are already incorporated into the </w:t>
      </w:r>
      <w:r w:rsidR="002138DC" w:rsidRPr="00FC6846">
        <w:rPr>
          <w:rFonts w:asciiTheme="majorHAnsi" w:eastAsia="Times New Roman" w:hAnsiTheme="majorHAnsi" w:cstheme="majorHAnsi"/>
          <w:kern w:val="0"/>
          <w14:ligatures w14:val="none"/>
        </w:rPr>
        <w:t>PIPE</w:t>
      </w:r>
      <w:r w:rsidRPr="00FC6846">
        <w:rPr>
          <w:rFonts w:asciiTheme="majorHAnsi" w:eastAsia="Times New Roman" w:hAnsiTheme="majorHAnsi" w:cstheme="majorHAnsi"/>
          <w:kern w:val="0"/>
          <w14:ligatures w14:val="none"/>
        </w:rPr>
        <w:t xml:space="preserve"> data model</w:t>
      </w:r>
      <w:r w:rsidR="002138DC" w:rsidRPr="00FC6846">
        <w:rPr>
          <w:rFonts w:asciiTheme="majorHAnsi" w:eastAsia="Times New Roman" w:hAnsiTheme="majorHAnsi" w:cstheme="majorHAnsi"/>
          <w:kern w:val="0"/>
          <w14:ligatures w14:val="none"/>
        </w:rPr>
        <w:t>.</w:t>
      </w:r>
    </w:p>
    <w:p w14:paraId="11FEDBD8" w14:textId="7CBEB724" w:rsidR="002138DC" w:rsidRPr="00FC6846" w:rsidRDefault="002138DC" w:rsidP="55D6A958">
      <w:pPr>
        <w:numPr>
          <w:ilvl w:val="0"/>
          <w:numId w:val="18"/>
        </w:numPr>
        <w:spacing w:before="100" w:beforeAutospacing="1" w:after="100" w:afterAutospacing="1" w:line="240" w:lineRule="auto"/>
        <w:rPr>
          <w:rFonts w:asciiTheme="majorHAnsi" w:eastAsia="Times New Roman" w:hAnsiTheme="majorHAnsi" w:cstheme="majorBidi"/>
          <w:kern w:val="0"/>
          <w14:ligatures w14:val="none"/>
        </w:rPr>
      </w:pPr>
      <w:r w:rsidRPr="55D6A958">
        <w:rPr>
          <w:rFonts w:asciiTheme="majorHAnsi" w:eastAsia="Times New Roman" w:hAnsiTheme="majorHAnsi" w:cstheme="majorBidi"/>
          <w:kern w:val="0"/>
          <w14:ligatures w14:val="none"/>
        </w:rPr>
        <w:t xml:space="preserve">The dashboard will include </w:t>
      </w:r>
      <w:r w:rsidR="72C388DE" w:rsidRPr="55D6A958">
        <w:rPr>
          <w:rFonts w:asciiTheme="majorHAnsi" w:eastAsia="Times New Roman" w:hAnsiTheme="majorHAnsi" w:cstheme="majorBidi"/>
          <w:kern w:val="0"/>
          <w14:ligatures w14:val="none"/>
        </w:rPr>
        <w:t>a limited</w:t>
      </w:r>
      <w:r w:rsidRPr="55D6A958">
        <w:rPr>
          <w:rFonts w:asciiTheme="majorHAnsi" w:eastAsia="Times New Roman" w:hAnsiTheme="majorHAnsi" w:cstheme="majorBidi"/>
          <w:kern w:val="0"/>
          <w14:ligatures w14:val="none"/>
        </w:rPr>
        <w:t xml:space="preserve"> number of tabs (3-5) </w:t>
      </w:r>
      <w:r w:rsidR="00EC6710" w:rsidRPr="55D6A958">
        <w:rPr>
          <w:rFonts w:asciiTheme="majorHAnsi" w:eastAsia="Times New Roman" w:hAnsiTheme="majorHAnsi" w:cstheme="majorBidi"/>
          <w:kern w:val="0"/>
          <w14:ligatures w14:val="none"/>
        </w:rPr>
        <w:t>containing</w:t>
      </w:r>
      <w:r w:rsidRPr="55D6A958">
        <w:rPr>
          <w:rFonts w:asciiTheme="majorHAnsi" w:eastAsia="Times New Roman" w:hAnsiTheme="majorHAnsi" w:cstheme="majorBidi"/>
          <w:kern w:val="0"/>
          <w14:ligatures w14:val="none"/>
        </w:rPr>
        <w:t xml:space="preserve"> </w:t>
      </w:r>
      <w:r w:rsidR="00EC6710" w:rsidRPr="55D6A958">
        <w:rPr>
          <w:rFonts w:asciiTheme="majorHAnsi" w:eastAsia="Times New Roman" w:hAnsiTheme="majorHAnsi" w:cstheme="majorBidi"/>
          <w:kern w:val="0"/>
          <w14:ligatures w14:val="none"/>
        </w:rPr>
        <w:t xml:space="preserve">tables </w:t>
      </w:r>
      <w:r w:rsidRPr="55D6A958">
        <w:rPr>
          <w:rFonts w:asciiTheme="majorHAnsi" w:eastAsia="Times New Roman" w:hAnsiTheme="majorHAnsi" w:cstheme="majorBidi"/>
          <w:kern w:val="0"/>
          <w14:ligatures w14:val="none"/>
        </w:rPr>
        <w:t xml:space="preserve">that will </w:t>
      </w:r>
      <w:r w:rsidR="00EC6710" w:rsidRPr="55D6A958">
        <w:rPr>
          <w:rFonts w:asciiTheme="majorHAnsi" w:eastAsia="Times New Roman" w:hAnsiTheme="majorHAnsi" w:cstheme="majorBidi"/>
          <w:kern w:val="0"/>
          <w14:ligatures w14:val="none"/>
        </w:rPr>
        <w:t>allow the end users to extract the data</w:t>
      </w:r>
      <w:r w:rsidR="008B1ACB" w:rsidRPr="55D6A958">
        <w:rPr>
          <w:rFonts w:asciiTheme="majorHAnsi" w:eastAsia="Times New Roman" w:hAnsiTheme="majorHAnsi" w:cstheme="majorBidi"/>
          <w:kern w:val="0"/>
          <w14:ligatures w14:val="none"/>
        </w:rPr>
        <w:t xml:space="preserve"> in excel.</w:t>
      </w:r>
    </w:p>
    <w:p w14:paraId="038B41B8" w14:textId="7E8D97AF" w:rsidR="008B1ACB" w:rsidRPr="00FC6846" w:rsidRDefault="008B1ACB"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Each tab will </w:t>
      </w:r>
      <w:r w:rsidR="00EF0FD9" w:rsidRPr="00FC6846">
        <w:rPr>
          <w:rFonts w:asciiTheme="majorHAnsi" w:eastAsia="Times New Roman" w:hAnsiTheme="majorHAnsi" w:cstheme="majorHAnsi"/>
          <w:kern w:val="0"/>
          <w14:ligatures w14:val="none"/>
        </w:rPr>
        <w:t xml:space="preserve">also </w:t>
      </w:r>
      <w:r w:rsidRPr="00FC6846">
        <w:rPr>
          <w:rFonts w:asciiTheme="majorHAnsi" w:eastAsia="Times New Roman" w:hAnsiTheme="majorHAnsi" w:cstheme="majorHAnsi"/>
          <w:kern w:val="0"/>
          <w14:ligatures w14:val="none"/>
        </w:rPr>
        <w:t xml:space="preserve">contain </w:t>
      </w:r>
      <w:r w:rsidR="00EF0FD9" w:rsidRPr="00FC6846">
        <w:rPr>
          <w:rFonts w:asciiTheme="majorHAnsi" w:eastAsia="Times New Roman" w:hAnsiTheme="majorHAnsi" w:cstheme="majorHAnsi"/>
          <w:kern w:val="0"/>
          <w14:ligatures w14:val="none"/>
        </w:rPr>
        <w:t>slicers</w:t>
      </w:r>
      <w:r w:rsidRPr="00FC6846">
        <w:rPr>
          <w:rFonts w:asciiTheme="majorHAnsi" w:eastAsia="Times New Roman" w:hAnsiTheme="majorHAnsi" w:cstheme="majorHAnsi"/>
          <w:kern w:val="0"/>
          <w14:ligatures w14:val="none"/>
        </w:rPr>
        <w:t xml:space="preserve">, so that the end users can </w:t>
      </w:r>
      <w:r w:rsidR="00EF0FD9" w:rsidRPr="00FC6846">
        <w:rPr>
          <w:rFonts w:asciiTheme="majorHAnsi" w:eastAsia="Times New Roman" w:hAnsiTheme="majorHAnsi" w:cstheme="majorHAnsi"/>
          <w:kern w:val="0"/>
          <w14:ligatures w14:val="none"/>
        </w:rPr>
        <w:t>filter the data before extracting it.</w:t>
      </w:r>
    </w:p>
    <w:p w14:paraId="5BBD2E7C" w14:textId="722E8AC6" w:rsidR="00EF0FD9" w:rsidRPr="00FC6846" w:rsidRDefault="00EF0FD9"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Security limitations (row or </w:t>
      </w:r>
      <w:r w:rsidR="00577398" w:rsidRPr="00FC6846">
        <w:rPr>
          <w:rFonts w:asciiTheme="majorHAnsi" w:eastAsia="Times New Roman" w:hAnsiTheme="majorHAnsi" w:cstheme="majorHAnsi"/>
          <w:kern w:val="0"/>
          <w14:ligatures w14:val="none"/>
        </w:rPr>
        <w:t>object level) currently are considered out of scope.</w:t>
      </w:r>
    </w:p>
    <w:p w14:paraId="6FC432C0" w14:textId="78CA6A70" w:rsidR="004036CA" w:rsidRPr="00FC6846" w:rsidRDefault="00075750" w:rsidP="005A3EB8">
      <w:pPr>
        <w:rPr>
          <w:rStyle w:val="normaltextrun"/>
          <w:color w:val="2F5496"/>
          <w:shd w:val="clear" w:color="auto" w:fill="FFFFFF"/>
        </w:rPr>
      </w:pPr>
      <w:bookmarkStart w:id="65" w:name="_Toc190281541"/>
      <w:bookmarkStart w:id="66" w:name="_Toc190285282"/>
      <w:r w:rsidRPr="0AA4908D">
        <w:rPr>
          <w:rStyle w:val="normaltextrun"/>
          <w:color w:val="2F5496"/>
          <w:shd w:val="clear" w:color="auto" w:fill="FFFFFF"/>
        </w:rPr>
        <w:t>Roles &amp; Responsibilities</w:t>
      </w:r>
      <w:bookmarkEnd w:id="65"/>
      <w:bookmarkEnd w:id="66"/>
    </w:p>
    <w:p w14:paraId="23822B0E" w14:textId="6456D7D6" w:rsidR="002D6C1C" w:rsidRPr="00FC6846" w:rsidRDefault="002D6C1C"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Markman </w:t>
      </w:r>
      <w:r w:rsidR="00007541" w:rsidRPr="00FC6846">
        <w:rPr>
          <w:rFonts w:asciiTheme="majorHAnsi" w:eastAsia="Times New Roman" w:hAnsiTheme="majorHAnsi" w:cstheme="majorHAnsi"/>
          <w:kern w:val="0"/>
          <w14:ligatures w14:val="none"/>
        </w:rPr>
        <w:t xml:space="preserve">Group will be responsible for driving the business requirements gathering sessions as well as building </w:t>
      </w:r>
      <w:r w:rsidR="00906639" w:rsidRPr="00FC6846">
        <w:rPr>
          <w:rFonts w:asciiTheme="majorHAnsi" w:eastAsia="Times New Roman" w:hAnsiTheme="majorHAnsi" w:cstheme="majorHAnsi"/>
          <w:kern w:val="0"/>
          <w14:ligatures w14:val="none"/>
        </w:rPr>
        <w:t>the dashboard.</w:t>
      </w:r>
    </w:p>
    <w:p w14:paraId="352D5957" w14:textId="27DE44D6" w:rsidR="00345CF3" w:rsidRPr="00FC6846" w:rsidRDefault="00906639"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Metropolitan will be responsible for </w:t>
      </w:r>
      <w:r w:rsidR="0021121C" w:rsidRPr="00FC6846">
        <w:rPr>
          <w:rFonts w:asciiTheme="majorHAnsi" w:eastAsia="Times New Roman" w:hAnsiTheme="majorHAnsi" w:cstheme="majorHAnsi"/>
          <w:kern w:val="0"/>
          <w14:ligatures w14:val="none"/>
        </w:rPr>
        <w:t>communicating the requirements in due time as well as testing and validating dashboard output.</w:t>
      </w:r>
    </w:p>
    <w:tbl>
      <w:tblPr>
        <w:tblW w:w="10350" w:type="dxa"/>
        <w:tblInd w:w="-275" w:type="dxa"/>
        <w:tblLayout w:type="fixed"/>
        <w:tblLook w:val="04A0" w:firstRow="1" w:lastRow="0" w:firstColumn="1" w:lastColumn="0" w:noHBand="0" w:noVBand="1"/>
      </w:tblPr>
      <w:tblGrid>
        <w:gridCol w:w="630"/>
        <w:gridCol w:w="2610"/>
        <w:gridCol w:w="1986"/>
        <w:gridCol w:w="1704"/>
        <w:gridCol w:w="1890"/>
        <w:gridCol w:w="1530"/>
      </w:tblGrid>
      <w:tr w:rsidR="00262EBF" w:rsidRPr="00FC6846" w14:paraId="12ACC630" w14:textId="77777777" w:rsidTr="00725C83">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tcPr>
          <w:p w14:paraId="2419B854" w14:textId="77777777" w:rsidR="00933922" w:rsidRPr="00FC6846" w:rsidRDefault="00933922">
            <w:pPr>
              <w:spacing w:after="0" w:line="240" w:lineRule="auto"/>
              <w:rPr>
                <w:rFonts w:asciiTheme="majorHAnsi" w:eastAsia="Times New Roman" w:hAnsiTheme="majorHAnsi" w:cstheme="majorHAnsi"/>
                <w:color w:val="FFFFFF" w:themeColor="background1"/>
                <w:kern w:val="0"/>
                <w:sz w:val="24"/>
                <w:szCs w:val="24"/>
                <w14:ligatures w14:val="none"/>
              </w:rPr>
            </w:pPr>
            <w:bookmarkStart w:id="67" w:name="_Hlk190103180"/>
          </w:p>
        </w:tc>
        <w:tc>
          <w:tcPr>
            <w:tcW w:w="2610" w:type="dxa"/>
            <w:tcBorders>
              <w:top w:val="single" w:sz="4" w:space="0" w:color="auto"/>
              <w:left w:val="nil"/>
              <w:bottom w:val="single" w:sz="4" w:space="0" w:color="auto"/>
              <w:right w:val="single" w:sz="4" w:space="0" w:color="auto"/>
            </w:tcBorders>
            <w:shd w:val="clear" w:color="auto" w:fill="208E9B"/>
            <w:vAlign w:val="center"/>
          </w:tcPr>
          <w:p w14:paraId="09C12DFC" w14:textId="77777777" w:rsidR="00933922" w:rsidRPr="00FC6846" w:rsidRDefault="00933922">
            <w:pPr>
              <w:spacing w:after="0" w:line="240" w:lineRule="auto"/>
              <w:jc w:val="center"/>
              <w:rPr>
                <w:rFonts w:asciiTheme="majorHAnsi" w:eastAsia="Times New Roman" w:hAnsiTheme="majorHAnsi" w:cstheme="majorHAnsi"/>
                <w:b/>
                <w:color w:val="FFFFFF" w:themeColor="background1"/>
                <w:kern w:val="0"/>
                <w:sz w:val="24"/>
                <w:szCs w:val="24"/>
                <w14:ligatures w14:val="none"/>
              </w:rPr>
            </w:pPr>
          </w:p>
        </w:tc>
        <w:tc>
          <w:tcPr>
            <w:tcW w:w="3690" w:type="dxa"/>
            <w:gridSpan w:val="2"/>
            <w:tcBorders>
              <w:top w:val="single" w:sz="4" w:space="0" w:color="auto"/>
              <w:left w:val="nil"/>
              <w:bottom w:val="single" w:sz="4" w:space="0" w:color="auto"/>
              <w:right w:val="single" w:sz="4" w:space="0" w:color="auto"/>
            </w:tcBorders>
            <w:shd w:val="clear" w:color="auto" w:fill="208E9B"/>
            <w:vAlign w:val="center"/>
          </w:tcPr>
          <w:p w14:paraId="5314F1CF" w14:textId="4390707D" w:rsidR="00933922" w:rsidRPr="00FC6846" w:rsidRDefault="00933922" w:rsidP="005B292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RACI</w:t>
            </w:r>
          </w:p>
        </w:tc>
        <w:tc>
          <w:tcPr>
            <w:tcW w:w="3420" w:type="dxa"/>
            <w:gridSpan w:val="2"/>
            <w:tcBorders>
              <w:top w:val="single" w:sz="4" w:space="0" w:color="auto"/>
              <w:left w:val="nil"/>
              <w:bottom w:val="single" w:sz="4" w:space="0" w:color="auto"/>
              <w:right w:val="single" w:sz="4" w:space="0" w:color="auto"/>
            </w:tcBorders>
            <w:shd w:val="clear" w:color="auto" w:fill="208E9B"/>
          </w:tcPr>
          <w:p w14:paraId="7EF4DC1A" w14:textId="25F5095F" w:rsidR="00933922" w:rsidRPr="00FC6846" w:rsidRDefault="00933922" w:rsidP="005B292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Roles</w:t>
            </w:r>
          </w:p>
        </w:tc>
      </w:tr>
      <w:tr w:rsidR="003120CC" w:rsidRPr="00FC6846" w14:paraId="0364862C" w14:textId="527E52A2" w:rsidTr="00725C83">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03DA09C8" w14:textId="2424F000"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p>
        </w:tc>
        <w:tc>
          <w:tcPr>
            <w:tcW w:w="2610" w:type="dxa"/>
            <w:tcBorders>
              <w:top w:val="single" w:sz="4" w:space="0" w:color="auto"/>
              <w:left w:val="nil"/>
              <w:bottom w:val="single" w:sz="4" w:space="0" w:color="auto"/>
              <w:right w:val="single" w:sz="4" w:space="0" w:color="auto"/>
            </w:tcBorders>
            <w:shd w:val="clear" w:color="auto" w:fill="208E9B"/>
            <w:vAlign w:val="center"/>
            <w:hideMark/>
          </w:tcPr>
          <w:p w14:paraId="5EB5FEC4" w14:textId="56A8C89C" w:rsidR="00345CF3" w:rsidRPr="00FC6846" w:rsidRDefault="00A914CD"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w:t>
            </w:r>
          </w:p>
        </w:tc>
        <w:tc>
          <w:tcPr>
            <w:tcW w:w="1986" w:type="dxa"/>
            <w:tcBorders>
              <w:top w:val="single" w:sz="4" w:space="0" w:color="auto"/>
              <w:left w:val="nil"/>
              <w:bottom w:val="single" w:sz="4" w:space="0" w:color="auto"/>
              <w:right w:val="single" w:sz="4" w:space="0" w:color="auto"/>
            </w:tcBorders>
            <w:shd w:val="clear" w:color="auto" w:fill="208E9B"/>
            <w:vAlign w:val="center"/>
            <w:hideMark/>
          </w:tcPr>
          <w:p w14:paraId="06FB9F7D" w14:textId="7DA033FE"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704" w:type="dxa"/>
            <w:tcBorders>
              <w:top w:val="single" w:sz="4" w:space="0" w:color="auto"/>
              <w:left w:val="nil"/>
              <w:bottom w:val="single" w:sz="4" w:space="0" w:color="auto"/>
              <w:right w:val="single" w:sz="4" w:space="0" w:color="auto"/>
            </w:tcBorders>
            <w:shd w:val="clear" w:color="auto" w:fill="208E9B"/>
            <w:noWrap/>
            <w:vAlign w:val="center"/>
            <w:hideMark/>
          </w:tcPr>
          <w:p w14:paraId="7E2242AB" w14:textId="1ADAF1D8"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890" w:type="dxa"/>
            <w:tcBorders>
              <w:top w:val="single" w:sz="4" w:space="0" w:color="auto"/>
              <w:left w:val="nil"/>
              <w:bottom w:val="single" w:sz="4" w:space="0" w:color="auto"/>
              <w:right w:val="single" w:sz="4" w:space="0" w:color="auto"/>
            </w:tcBorders>
            <w:shd w:val="clear" w:color="auto" w:fill="208E9B"/>
          </w:tcPr>
          <w:p w14:paraId="33F3296E" w14:textId="795AD654" w:rsidR="00E93ABE" w:rsidRPr="00FC6846" w:rsidRDefault="00E93ABE"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30" w:type="dxa"/>
            <w:tcBorders>
              <w:top w:val="single" w:sz="4" w:space="0" w:color="auto"/>
              <w:left w:val="nil"/>
              <w:bottom w:val="single" w:sz="4" w:space="0" w:color="auto"/>
              <w:right w:val="single" w:sz="4" w:space="0" w:color="auto"/>
            </w:tcBorders>
            <w:shd w:val="clear" w:color="auto" w:fill="208E9B"/>
          </w:tcPr>
          <w:p w14:paraId="6D465645" w14:textId="35C26C7A" w:rsidR="00E93ABE" w:rsidRPr="00FC6846" w:rsidRDefault="00E93ABE"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EA0D58" w:rsidRPr="00FC6846" w14:paraId="173CCFB7" w14:textId="77777777"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812E9A" w14:textId="62974DED" w:rsidR="00933922" w:rsidRPr="00FC6846" w:rsidRDefault="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p>
        </w:tc>
        <w:tc>
          <w:tcPr>
            <w:tcW w:w="2610" w:type="dxa"/>
            <w:tcBorders>
              <w:top w:val="single" w:sz="4" w:space="0" w:color="auto"/>
              <w:left w:val="nil"/>
              <w:bottom w:val="single" w:sz="4" w:space="0" w:color="auto"/>
              <w:right w:val="single" w:sz="4" w:space="0" w:color="auto"/>
            </w:tcBorders>
            <w:shd w:val="clear" w:color="auto" w:fill="auto"/>
            <w:vAlign w:val="center"/>
          </w:tcPr>
          <w:p w14:paraId="47E5710F" w14:textId="17D3FE56" w:rsidR="00933922" w:rsidRPr="005A3EB8" w:rsidRDefault="00933922" w:rsidP="00DA39C1">
            <w:pPr>
              <w:spacing w:after="100" w:afterAutospacing="1" w:line="240" w:lineRule="auto"/>
              <w:rPr>
                <w:rFonts w:asciiTheme="majorHAnsi" w:eastAsia="Times New Roman" w:hAnsiTheme="majorHAnsi" w:cstheme="majorHAnsi"/>
                <w:kern w:val="0"/>
                <w14:ligatures w14:val="none"/>
              </w:rPr>
            </w:pPr>
            <w:proofErr w:type="spellStart"/>
            <w:r w:rsidRPr="005A3EB8">
              <w:rPr>
                <w:rFonts w:asciiTheme="majorHAnsi" w:eastAsia="Times New Roman" w:hAnsiTheme="majorHAnsi" w:cstheme="majorHAnsi"/>
                <w:kern w:val="0"/>
                <w14:ligatures w14:val="none"/>
              </w:rPr>
              <w:t>PowerBI</w:t>
            </w:r>
            <w:proofErr w:type="spellEnd"/>
            <w:r w:rsidRPr="005A3EB8">
              <w:rPr>
                <w:rFonts w:asciiTheme="majorHAnsi" w:eastAsia="Times New Roman" w:hAnsiTheme="majorHAnsi" w:cstheme="majorHAnsi"/>
                <w:kern w:val="0"/>
                <w14:ligatures w14:val="none"/>
              </w:rPr>
              <w:t xml:space="preserve"> Architecture Technical Set Up</w:t>
            </w:r>
          </w:p>
        </w:tc>
        <w:tc>
          <w:tcPr>
            <w:tcW w:w="1986" w:type="dxa"/>
            <w:tcBorders>
              <w:top w:val="single" w:sz="4" w:space="0" w:color="auto"/>
              <w:left w:val="nil"/>
              <w:bottom w:val="single" w:sz="4" w:space="0" w:color="auto"/>
              <w:right w:val="single" w:sz="4" w:space="0" w:color="auto"/>
            </w:tcBorders>
            <w:shd w:val="clear" w:color="auto" w:fill="auto"/>
            <w:vAlign w:val="center"/>
          </w:tcPr>
          <w:p w14:paraId="482F363D" w14:textId="4E1C4F29"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56409EFF" w14:textId="057AC881" w:rsidR="00933922" w:rsidRPr="00FC6846" w:rsidRDefault="001E7DD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C369A87" w14:textId="32D1A5A3"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 – Infrastructure Lead,</w:t>
            </w:r>
          </w:p>
          <w:p w14:paraId="08207881" w14:textId="45D3036F"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60BB9480" w14:textId="0803468A"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w:t>
            </w:r>
          </w:p>
        </w:tc>
      </w:tr>
      <w:tr w:rsidR="00EA0D58" w:rsidRPr="00FC6846" w14:paraId="16B1DBEB" w14:textId="77777777"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1EFF7" w14:textId="7753637B" w:rsidR="00DA39C1"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w:t>
            </w:r>
          </w:p>
        </w:tc>
        <w:tc>
          <w:tcPr>
            <w:tcW w:w="2610" w:type="dxa"/>
            <w:tcBorders>
              <w:top w:val="single" w:sz="4" w:space="0" w:color="auto"/>
              <w:left w:val="nil"/>
              <w:bottom w:val="single" w:sz="4" w:space="0" w:color="auto"/>
              <w:right w:val="single" w:sz="4" w:space="0" w:color="auto"/>
            </w:tcBorders>
            <w:shd w:val="clear" w:color="auto" w:fill="auto"/>
            <w:vAlign w:val="center"/>
          </w:tcPr>
          <w:p w14:paraId="7D4FA4F4" w14:textId="0D85CB90" w:rsidR="00DA39C1" w:rsidRPr="005A3EB8" w:rsidRDefault="00C13049" w:rsidP="00DA39C1">
            <w:pPr>
              <w:spacing w:after="100" w:afterAutospacing="1" w:line="240" w:lineRule="auto"/>
              <w:rPr>
                <w:rFonts w:asciiTheme="majorHAnsi" w:eastAsia="Times New Roman" w:hAnsiTheme="majorHAnsi" w:cstheme="majorHAnsi"/>
                <w:kern w:val="0"/>
                <w14:ligatures w14:val="none"/>
              </w:rPr>
            </w:pPr>
            <w:r w:rsidRPr="005A3EB8">
              <w:rPr>
                <w:rFonts w:asciiTheme="majorHAnsi" w:eastAsia="Times New Roman" w:hAnsiTheme="majorHAnsi" w:cstheme="majorHAnsi"/>
                <w:kern w:val="0"/>
                <w14:ligatures w14:val="none"/>
              </w:rPr>
              <w:t>Planning Phase</w:t>
            </w:r>
          </w:p>
        </w:tc>
        <w:tc>
          <w:tcPr>
            <w:tcW w:w="1986" w:type="dxa"/>
            <w:tcBorders>
              <w:top w:val="single" w:sz="4" w:space="0" w:color="auto"/>
              <w:left w:val="nil"/>
              <w:bottom w:val="single" w:sz="4" w:space="0" w:color="auto"/>
              <w:right w:val="single" w:sz="4" w:space="0" w:color="auto"/>
            </w:tcBorders>
            <w:shd w:val="clear" w:color="auto" w:fill="auto"/>
            <w:vAlign w:val="center"/>
          </w:tcPr>
          <w:p w14:paraId="737816C1" w14:textId="66312F45" w:rsidR="00DA39C1" w:rsidRPr="00FC6846" w:rsidRDefault="00DA39C1"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610DDC87" w14:textId="03C76D88" w:rsidR="00DA39C1"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6BD20EF7" w14:textId="648EF067" w:rsidR="00DA39C1" w:rsidRPr="00FC6846" w:rsidRDefault="00C13049"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4951775" w14:textId="347DB50D" w:rsidR="00DA39C1" w:rsidRPr="00FC6846" w:rsidRDefault="00C13049"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0D58" w:rsidRPr="00FC6846" w14:paraId="540B28C0" w14:textId="67121920"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BF6C3" w14:textId="3D7207BB"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32667BC1" w14:textId="77777777" w:rsidR="00C13049" w:rsidRPr="00FC6846" w:rsidRDefault="00C13049" w:rsidP="00BB74F0">
            <w:pPr>
              <w:spacing w:before="240" w:after="100" w:afterAutospacing="1" w:line="240" w:lineRule="auto"/>
              <w:rPr>
                <w:rFonts w:asciiTheme="majorHAnsi" w:eastAsia="Times New Roman" w:hAnsiTheme="majorHAnsi" w:cstheme="majorHAnsi"/>
                <w:kern w:val="0"/>
                <w14:ligatures w14:val="none"/>
              </w:rPr>
            </w:pPr>
            <w:r w:rsidRPr="005A3EB8">
              <w:rPr>
                <w:rFonts w:asciiTheme="majorHAnsi" w:hAnsiTheme="majorHAnsi" w:cstheme="majorHAnsi"/>
              </w:rPr>
              <w:t>Dashboard Design &amp; Prototyping</w:t>
            </w:r>
          </w:p>
          <w:p w14:paraId="28B67A32" w14:textId="55978F6F" w:rsidR="00345CF3" w:rsidRPr="00FC6846" w:rsidRDefault="00345CF3" w:rsidP="00345CF3">
            <w:pPr>
              <w:spacing w:after="100" w:afterAutospacing="1" w:line="240" w:lineRule="auto"/>
              <w:rPr>
                <w:rFonts w:asciiTheme="majorHAnsi" w:eastAsia="Times New Roman" w:hAnsiTheme="majorHAnsi" w:cstheme="majorHAnsi"/>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7B7AA475" w14:textId="28DF547C" w:rsidR="00345CF3" w:rsidRPr="00FC6846" w:rsidRDefault="00345CF3"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2B04039B" w14:textId="407C4BFA"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890" w:type="dxa"/>
            <w:tcBorders>
              <w:top w:val="single" w:sz="4" w:space="0" w:color="auto"/>
              <w:left w:val="nil"/>
              <w:bottom w:val="single" w:sz="4" w:space="0" w:color="auto"/>
              <w:right w:val="single" w:sz="4" w:space="0" w:color="auto"/>
            </w:tcBorders>
            <w:vAlign w:val="center"/>
          </w:tcPr>
          <w:p w14:paraId="73BE40B7" w14:textId="50961D4C"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581C814E" w14:textId="46D5CBBF"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0D58" w:rsidRPr="00FC6846" w14:paraId="4C6E722E" w14:textId="375E6322"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7269D" w14:textId="2E82BA1D"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12F625F2" w14:textId="77777777" w:rsidR="00C13049" w:rsidRPr="00FC6846" w:rsidRDefault="00C13049" w:rsidP="00BB74F0">
            <w:pPr>
              <w:spacing w:before="240" w:after="100" w:afterAutospacing="1" w:line="240" w:lineRule="auto"/>
              <w:rPr>
                <w:rFonts w:asciiTheme="majorHAnsi" w:eastAsia="Times New Roman" w:hAnsiTheme="majorHAnsi" w:cstheme="majorHAnsi"/>
                <w:kern w:val="0"/>
                <w14:ligatures w14:val="none"/>
              </w:rPr>
            </w:pPr>
            <w:r w:rsidRPr="005A3EB8">
              <w:rPr>
                <w:rFonts w:asciiTheme="majorHAnsi" w:hAnsiTheme="majorHAnsi" w:cstheme="majorHAnsi"/>
              </w:rPr>
              <w:t xml:space="preserve">Development &amp; Implementation </w:t>
            </w:r>
          </w:p>
          <w:p w14:paraId="38013F36" w14:textId="57C04D55" w:rsidR="00345CF3" w:rsidRPr="00FC6846" w:rsidRDefault="00345CF3">
            <w:pPr>
              <w:spacing w:after="0" w:line="240" w:lineRule="auto"/>
              <w:rPr>
                <w:rFonts w:asciiTheme="majorHAnsi" w:eastAsia="Times New Roman" w:hAnsiTheme="majorHAnsi" w:cstheme="majorHAnsi"/>
                <w:color w:val="000000"/>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22E2BCDB" w14:textId="7AD29716" w:rsidR="00345CF3" w:rsidRPr="00FC6846" w:rsidRDefault="00A914CD"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6F73E6E9" w14:textId="6EEA4603"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4F18AE59" w14:textId="31EB602B"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2448809B" w14:textId="6586C452"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0D58" w:rsidRPr="00FC6846" w14:paraId="4E664765" w14:textId="3891AC98"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1F1A2A" w14:textId="340BA27D"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209F1193" w14:textId="7E267C90" w:rsidR="00345CF3" w:rsidRPr="00FC6846" w:rsidRDefault="00C13049">
            <w:pPr>
              <w:spacing w:after="0" w:line="240" w:lineRule="auto"/>
              <w:rPr>
                <w:rFonts w:asciiTheme="majorHAnsi" w:eastAsia="Times New Roman" w:hAnsiTheme="majorHAnsi" w:cstheme="majorHAnsi"/>
                <w:color w:val="000000"/>
                <w:kern w:val="0"/>
                <w14:ligatures w14:val="none"/>
              </w:rPr>
            </w:pPr>
            <w:r w:rsidRPr="005A3EB8">
              <w:rPr>
                <w:rFonts w:asciiTheme="majorHAnsi" w:hAnsiTheme="majorHAnsi" w:cstheme="majorHAnsi"/>
              </w:rPr>
              <w:t>Deployment &amp; Training</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11720780" w14:textId="145A2375" w:rsidR="00345CF3" w:rsidRPr="00FC6846" w:rsidRDefault="00A914CD"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5E967DD5" w14:textId="1988CAF3"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F4A3BD8" w14:textId="05004A7D"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29DECA2" w14:textId="7A0C0329"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bl>
    <w:p w14:paraId="595DF056" w14:textId="16EB350C" w:rsidR="004036CA" w:rsidRPr="00FC6846" w:rsidRDefault="007B2067" w:rsidP="005A3EB8">
      <w:pPr>
        <w:spacing w:before="240"/>
        <w:rPr>
          <w:rStyle w:val="normaltextrun"/>
          <w:color w:val="2F5496"/>
          <w:shd w:val="clear" w:color="auto" w:fill="FFFFFF"/>
        </w:rPr>
      </w:pPr>
      <w:bookmarkStart w:id="68" w:name="_Toc190281542"/>
      <w:bookmarkStart w:id="69" w:name="_Toc190285283"/>
      <w:bookmarkEnd w:id="67"/>
      <w:r w:rsidRPr="0AA4908D">
        <w:rPr>
          <w:rStyle w:val="normaltextrun"/>
          <w:color w:val="2F5496"/>
          <w:shd w:val="clear" w:color="auto" w:fill="FFFFFF"/>
        </w:rPr>
        <w:t>Team</w:t>
      </w:r>
      <w:r w:rsidR="00635ED9" w:rsidRPr="0AA4908D">
        <w:rPr>
          <w:rStyle w:val="normaltextrun"/>
          <w:color w:val="2F5496"/>
          <w:shd w:val="clear" w:color="auto" w:fill="FFFFFF"/>
        </w:rPr>
        <w:t>, Effort and Pricing</w:t>
      </w:r>
      <w:bookmarkEnd w:id="68"/>
      <w:bookmarkEnd w:id="69"/>
      <w:r w:rsidR="00635ED9" w:rsidRPr="0AA4908D">
        <w:rPr>
          <w:rStyle w:val="normaltextrun"/>
          <w:color w:val="2F5496"/>
          <w:shd w:val="clear" w:color="auto" w:fill="FFFFFF"/>
        </w:rPr>
        <w:t xml:space="preserve"> </w:t>
      </w:r>
    </w:p>
    <w:tbl>
      <w:tblPr>
        <w:tblStyle w:val="TableGrid"/>
        <w:tblW w:w="10300" w:type="dxa"/>
        <w:tblInd w:w="-289" w:type="dxa"/>
        <w:tblLook w:val="04A0" w:firstRow="1" w:lastRow="0" w:firstColumn="1" w:lastColumn="0" w:noHBand="0" w:noVBand="1"/>
      </w:tblPr>
      <w:tblGrid>
        <w:gridCol w:w="2253"/>
        <w:gridCol w:w="2341"/>
        <w:gridCol w:w="1734"/>
        <w:gridCol w:w="1986"/>
        <w:gridCol w:w="1986"/>
      </w:tblGrid>
      <w:tr w:rsidR="003120CC" w:rsidRPr="00FC6846" w14:paraId="7E4C7030" w14:textId="5729B2CC" w:rsidTr="00600CFE">
        <w:trPr>
          <w:trHeight w:val="18"/>
        </w:trPr>
        <w:tc>
          <w:tcPr>
            <w:tcW w:w="2253" w:type="dxa"/>
            <w:shd w:val="clear" w:color="auto" w:fill="208E9B"/>
          </w:tcPr>
          <w:p w14:paraId="779737E8" w14:textId="77777777"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341" w:type="dxa"/>
            <w:shd w:val="clear" w:color="auto" w:fill="208E9B"/>
          </w:tcPr>
          <w:p w14:paraId="7F48B12B" w14:textId="77777777"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734" w:type="dxa"/>
            <w:shd w:val="clear" w:color="auto" w:fill="208E9B"/>
          </w:tcPr>
          <w:p w14:paraId="55624C86" w14:textId="3D356FBA"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986" w:type="dxa"/>
            <w:shd w:val="clear" w:color="auto" w:fill="208E9B"/>
          </w:tcPr>
          <w:p w14:paraId="22C1C26C" w14:textId="4489EEC1"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986" w:type="dxa"/>
            <w:shd w:val="clear" w:color="auto" w:fill="208E9B"/>
          </w:tcPr>
          <w:p w14:paraId="75BD0D67" w14:textId="6B13ADE0"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600CFE" w:rsidRPr="00FC6846" w14:paraId="7F6DB79C" w14:textId="5F51CA4E" w:rsidTr="00B1030C">
        <w:trPr>
          <w:trHeight w:val="626"/>
        </w:trPr>
        <w:tc>
          <w:tcPr>
            <w:tcW w:w="2253" w:type="dxa"/>
            <w:vAlign w:val="center"/>
          </w:tcPr>
          <w:p w14:paraId="4541E2D9" w14:textId="07B699EC" w:rsidR="00600CFE" w:rsidRPr="00FC6846" w:rsidRDefault="00600CFE" w:rsidP="00702FAB">
            <w:pPr>
              <w:rPr>
                <w:rFonts w:asciiTheme="majorHAnsi" w:hAnsiTheme="majorHAnsi" w:cstheme="majorHAnsi"/>
              </w:rPr>
            </w:pPr>
            <w:proofErr w:type="spellStart"/>
            <w:r w:rsidRPr="00FC6846">
              <w:rPr>
                <w:rFonts w:asciiTheme="majorHAnsi" w:hAnsiTheme="majorHAnsi" w:cstheme="majorHAnsi"/>
              </w:rPr>
              <w:t>PowerBI</w:t>
            </w:r>
            <w:proofErr w:type="spellEnd"/>
            <w:r w:rsidRPr="00FC6846">
              <w:rPr>
                <w:rFonts w:asciiTheme="majorHAnsi" w:hAnsiTheme="majorHAnsi" w:cstheme="majorHAnsi"/>
              </w:rPr>
              <w:t xml:space="preserve"> Architecture Technical Setup * </w:t>
            </w:r>
          </w:p>
        </w:tc>
        <w:tc>
          <w:tcPr>
            <w:tcW w:w="2341" w:type="dxa"/>
            <w:vAlign w:val="center"/>
          </w:tcPr>
          <w:p w14:paraId="06402FBA" w14:textId="3C4B6AB8"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Infrastructure Lead</w:t>
            </w:r>
          </w:p>
          <w:p w14:paraId="0BA87E5E" w14:textId="4A327F43"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w:t>
            </w:r>
            <w:r w:rsidR="00B555C3" w:rsidRPr="00FC6846">
              <w:rPr>
                <w:rFonts w:asciiTheme="majorHAnsi" w:eastAsia="Times New Roman" w:hAnsiTheme="majorHAnsi" w:cstheme="majorHAnsi"/>
                <w:kern w:val="0"/>
                <w14:ligatures w14:val="none"/>
              </w:rPr>
              <w:t>r</w:t>
            </w:r>
            <w:r w:rsidRPr="00FC6846">
              <w:rPr>
                <w:rFonts w:asciiTheme="majorHAnsi" w:eastAsia="Times New Roman" w:hAnsiTheme="majorHAnsi" w:cstheme="majorHAnsi"/>
                <w:kern w:val="0"/>
                <w14:ligatures w14:val="none"/>
              </w:rPr>
              <w:t>BI</w:t>
            </w:r>
            <w:proofErr w:type="spellEnd"/>
            <w:r w:rsidRPr="00FC6846">
              <w:rPr>
                <w:rFonts w:asciiTheme="majorHAnsi" w:eastAsia="Times New Roman" w:hAnsiTheme="majorHAnsi" w:cstheme="majorHAnsi"/>
                <w:kern w:val="0"/>
                <w14:ligatures w14:val="none"/>
              </w:rPr>
              <w:t xml:space="preserve"> </w:t>
            </w:r>
            <w:r w:rsidR="00B555C3" w:rsidRPr="00FC6846">
              <w:rPr>
                <w:rFonts w:asciiTheme="majorHAnsi" w:eastAsia="Times New Roman" w:hAnsiTheme="majorHAnsi" w:cstheme="majorHAnsi"/>
                <w:kern w:val="0"/>
                <w14:ligatures w14:val="none"/>
              </w:rPr>
              <w:t>Developer</w:t>
            </w:r>
          </w:p>
        </w:tc>
        <w:tc>
          <w:tcPr>
            <w:tcW w:w="1734" w:type="dxa"/>
            <w:vAlign w:val="center"/>
          </w:tcPr>
          <w:p w14:paraId="7B244AA3" w14:textId="19EC8786" w:rsidR="00600CFE" w:rsidRPr="00FC6846" w:rsidRDefault="00600CFE" w:rsidP="00702FAB">
            <w:pPr>
              <w:spacing w:before="100" w:beforeAutospacing="1" w:after="100" w:afterAutospacing="1"/>
              <w:rPr>
                <w:rFonts w:asciiTheme="majorHAnsi" w:hAnsiTheme="majorHAnsi" w:cstheme="majorHAnsi"/>
              </w:rPr>
            </w:pPr>
            <w:r w:rsidRPr="00FC6846">
              <w:rPr>
                <w:rFonts w:asciiTheme="majorHAnsi" w:eastAsia="Times New Roman" w:hAnsiTheme="majorHAnsi" w:cstheme="majorHAnsi"/>
                <w:kern w:val="0"/>
                <w14:ligatures w14:val="none"/>
              </w:rPr>
              <w:t>2</w:t>
            </w:r>
            <w:r w:rsidR="007817FB" w:rsidRPr="00FC6846">
              <w:rPr>
                <w:rFonts w:asciiTheme="majorHAnsi" w:eastAsia="Times New Roman" w:hAnsiTheme="majorHAnsi" w:cstheme="majorHAnsi"/>
                <w:kern w:val="0"/>
                <w14:ligatures w14:val="none"/>
              </w:rPr>
              <w:t>,5</w:t>
            </w:r>
          </w:p>
          <w:p w14:paraId="1EFFEEE9" w14:textId="0A53D172"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rPr>
              <w:t>2</w:t>
            </w:r>
            <w:r w:rsidR="007817FB" w:rsidRPr="00FC6846">
              <w:rPr>
                <w:rFonts w:asciiTheme="majorHAnsi" w:hAnsiTheme="majorHAnsi" w:cstheme="majorHAnsi"/>
              </w:rPr>
              <w:t>,5</w:t>
            </w:r>
          </w:p>
        </w:tc>
        <w:tc>
          <w:tcPr>
            <w:tcW w:w="1986" w:type="dxa"/>
            <w:vAlign w:val="center"/>
          </w:tcPr>
          <w:p w14:paraId="3990DF54" w14:textId="7EFADAB8"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$210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p w14:paraId="5A04A654" w14:textId="03401F06" w:rsidR="00E25410"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273F595A" w14:textId="77777777" w:rsidR="00600CFE" w:rsidRPr="00FC6846" w:rsidRDefault="009B1F7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DA2670" w:rsidRPr="00FC6846">
              <w:rPr>
                <w:rFonts w:asciiTheme="majorHAnsi" w:eastAsia="Times New Roman" w:hAnsiTheme="majorHAnsi" w:cstheme="majorHAnsi"/>
                <w:kern w:val="0"/>
                <w14:ligatures w14:val="none"/>
              </w:rPr>
              <w:t>5</w:t>
            </w:r>
            <w:r w:rsidR="000E371C" w:rsidRPr="00FC6846">
              <w:rPr>
                <w:rFonts w:asciiTheme="majorHAnsi" w:eastAsia="Times New Roman" w:hAnsiTheme="majorHAnsi" w:cstheme="majorHAnsi"/>
                <w:kern w:val="0"/>
                <w14:ligatures w14:val="none"/>
              </w:rPr>
              <w:t>25</w:t>
            </w:r>
          </w:p>
          <w:p w14:paraId="5FCAF6E3" w14:textId="7C997101" w:rsidR="009B1F7D" w:rsidRPr="00FC6846" w:rsidRDefault="00BF7136"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$450</w:t>
            </w:r>
          </w:p>
        </w:tc>
      </w:tr>
      <w:tr w:rsidR="00600CFE" w:rsidRPr="00FC6846" w14:paraId="0FA0C902" w14:textId="5A5ECD79" w:rsidTr="00702FAB">
        <w:trPr>
          <w:trHeight w:val="41"/>
        </w:trPr>
        <w:tc>
          <w:tcPr>
            <w:tcW w:w="2253" w:type="dxa"/>
            <w:vAlign w:val="center"/>
          </w:tcPr>
          <w:p w14:paraId="5578E22A" w14:textId="1A7694B7" w:rsidR="00600CFE" w:rsidRPr="00FC6846" w:rsidRDefault="00600CFE" w:rsidP="00702FAB">
            <w:pPr>
              <w:rPr>
                <w:rFonts w:asciiTheme="majorHAnsi" w:hAnsiTheme="majorHAnsi" w:cstheme="majorHAnsi"/>
              </w:rPr>
            </w:pPr>
            <w:r w:rsidRPr="00FC6846">
              <w:rPr>
                <w:rFonts w:asciiTheme="majorHAnsi" w:hAnsiTheme="majorHAnsi" w:cstheme="majorHAnsi"/>
              </w:rPr>
              <w:t>Planning Phase</w:t>
            </w:r>
          </w:p>
        </w:tc>
        <w:tc>
          <w:tcPr>
            <w:tcW w:w="2341" w:type="dxa"/>
            <w:vAlign w:val="center"/>
          </w:tcPr>
          <w:p w14:paraId="1989417F" w14:textId="2ACB6D87"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328C3CB4" w14:textId="6A94E860"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41A26F9E" w14:textId="12F88503"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01FD8835" w14:textId="77FCAD57" w:rsidR="00600CFE" w:rsidRPr="00FC6846" w:rsidRDefault="00F81815"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w:t>
            </w:r>
            <w:r w:rsidR="003C75C2" w:rsidRPr="00FC6846">
              <w:rPr>
                <w:rFonts w:asciiTheme="majorHAnsi" w:eastAsia="Times New Roman" w:hAnsiTheme="majorHAnsi" w:cstheme="majorHAnsi"/>
                <w:kern w:val="0"/>
                <w14:ligatures w14:val="none"/>
              </w:rPr>
              <w:t>800</w:t>
            </w:r>
          </w:p>
        </w:tc>
      </w:tr>
      <w:tr w:rsidR="00600CFE" w:rsidRPr="00FC6846" w14:paraId="441386A1" w14:textId="0DB91F2F" w:rsidTr="00702FAB">
        <w:trPr>
          <w:trHeight w:val="41"/>
        </w:trPr>
        <w:tc>
          <w:tcPr>
            <w:tcW w:w="2253" w:type="dxa"/>
            <w:vAlign w:val="center"/>
          </w:tcPr>
          <w:p w14:paraId="264C0594" w14:textId="0E64C5CB" w:rsidR="00600CFE" w:rsidRPr="00FC6846" w:rsidRDefault="00600CFE" w:rsidP="00702FAB">
            <w:pPr>
              <w:rPr>
                <w:rFonts w:asciiTheme="majorHAnsi" w:hAnsiTheme="majorHAnsi" w:cstheme="majorHAnsi"/>
              </w:rPr>
            </w:pPr>
            <w:r w:rsidRPr="00FC6846">
              <w:rPr>
                <w:rFonts w:asciiTheme="majorHAnsi" w:hAnsiTheme="majorHAnsi" w:cstheme="majorHAnsi"/>
              </w:rPr>
              <w:t xml:space="preserve">Dashboard Design and Prototyping </w:t>
            </w:r>
          </w:p>
        </w:tc>
        <w:tc>
          <w:tcPr>
            <w:tcW w:w="2341" w:type="dxa"/>
            <w:vAlign w:val="center"/>
          </w:tcPr>
          <w:p w14:paraId="4D7ECCEA" w14:textId="7A2EC1DA"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41EDFB1C" w14:textId="42339999"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w:t>
            </w:r>
          </w:p>
        </w:tc>
        <w:tc>
          <w:tcPr>
            <w:tcW w:w="1986" w:type="dxa"/>
            <w:vAlign w:val="center"/>
          </w:tcPr>
          <w:p w14:paraId="14881829" w14:textId="5D666A9E"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11EDF9FC" w14:textId="6EB12D01" w:rsidR="00600CFE" w:rsidRPr="00FC6846" w:rsidRDefault="00BF7136"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F432B2" w:rsidRPr="00FC6846">
              <w:rPr>
                <w:rFonts w:asciiTheme="majorHAnsi" w:eastAsia="Times New Roman" w:hAnsiTheme="majorHAnsi" w:cstheme="majorHAnsi"/>
                <w:kern w:val="0"/>
                <w14:ligatures w14:val="none"/>
              </w:rPr>
              <w:t>3,600</w:t>
            </w:r>
          </w:p>
        </w:tc>
      </w:tr>
      <w:tr w:rsidR="00600CFE" w:rsidRPr="00FC6846" w14:paraId="59160749" w14:textId="3724C6E0" w:rsidTr="00702FAB">
        <w:trPr>
          <w:trHeight w:val="37"/>
        </w:trPr>
        <w:tc>
          <w:tcPr>
            <w:tcW w:w="2253" w:type="dxa"/>
            <w:vAlign w:val="center"/>
          </w:tcPr>
          <w:p w14:paraId="3C20AEFF" w14:textId="5F099FA1" w:rsidR="00600CFE" w:rsidRPr="00FC6846" w:rsidRDefault="00600CFE" w:rsidP="00702FAB">
            <w:pPr>
              <w:rPr>
                <w:rFonts w:asciiTheme="majorHAnsi" w:hAnsiTheme="majorHAnsi" w:cstheme="majorHAnsi"/>
              </w:rPr>
            </w:pPr>
            <w:r w:rsidRPr="00FC6846">
              <w:rPr>
                <w:rFonts w:asciiTheme="majorHAnsi" w:hAnsiTheme="majorHAnsi" w:cstheme="majorHAnsi"/>
              </w:rPr>
              <w:t>Development &amp; Implementation</w:t>
            </w:r>
          </w:p>
        </w:tc>
        <w:tc>
          <w:tcPr>
            <w:tcW w:w="2341" w:type="dxa"/>
            <w:vAlign w:val="center"/>
          </w:tcPr>
          <w:p w14:paraId="4CE644AD" w14:textId="324539E1"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532345F0" w14:textId="01747D85"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w:t>
            </w:r>
          </w:p>
        </w:tc>
        <w:tc>
          <w:tcPr>
            <w:tcW w:w="1986" w:type="dxa"/>
            <w:vAlign w:val="center"/>
          </w:tcPr>
          <w:p w14:paraId="38E58B19" w14:textId="52002A74"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18EE558C" w14:textId="42D59DF7"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$3,600</w:t>
            </w:r>
          </w:p>
        </w:tc>
      </w:tr>
      <w:tr w:rsidR="00600CFE" w:rsidRPr="00FC6846" w14:paraId="1303069B" w14:textId="034197BE" w:rsidTr="00B1030C">
        <w:trPr>
          <w:trHeight w:val="460"/>
        </w:trPr>
        <w:tc>
          <w:tcPr>
            <w:tcW w:w="2253" w:type="dxa"/>
            <w:vAlign w:val="center"/>
          </w:tcPr>
          <w:p w14:paraId="3D22671E" w14:textId="4E3AB9EC" w:rsidR="00600CFE" w:rsidRPr="00FC6846" w:rsidRDefault="00600CFE" w:rsidP="00702FAB">
            <w:pPr>
              <w:rPr>
                <w:rFonts w:asciiTheme="majorHAnsi" w:hAnsiTheme="majorHAnsi" w:cstheme="majorHAnsi"/>
              </w:rPr>
            </w:pPr>
            <w:r w:rsidRPr="00FC6846">
              <w:rPr>
                <w:rFonts w:asciiTheme="majorHAnsi" w:hAnsiTheme="majorHAnsi" w:cstheme="majorHAnsi"/>
              </w:rPr>
              <w:t>Deployment &amp; Training</w:t>
            </w:r>
          </w:p>
        </w:tc>
        <w:tc>
          <w:tcPr>
            <w:tcW w:w="2341" w:type="dxa"/>
            <w:vAlign w:val="center"/>
          </w:tcPr>
          <w:p w14:paraId="6BDABD71" w14:textId="7A84A12A"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1B1251A6" w14:textId="36D8B1D7"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41A28632" w14:textId="4B9FC210"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06670C86" w14:textId="5A5C3357"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$1,800</w:t>
            </w:r>
          </w:p>
        </w:tc>
      </w:tr>
      <w:tr w:rsidR="00600CFE" w:rsidRPr="00FC6846" w14:paraId="6AE03769" w14:textId="02F77AF9" w:rsidTr="00B1030C">
        <w:trPr>
          <w:trHeight w:val="551"/>
        </w:trPr>
        <w:tc>
          <w:tcPr>
            <w:tcW w:w="2253" w:type="dxa"/>
            <w:vAlign w:val="center"/>
          </w:tcPr>
          <w:p w14:paraId="762124FF" w14:textId="1482BB06" w:rsidR="00600CFE" w:rsidRPr="00FC6846" w:rsidRDefault="00600CFE" w:rsidP="00702FAB">
            <w:pPr>
              <w:rPr>
                <w:rFonts w:asciiTheme="majorHAnsi" w:hAnsiTheme="majorHAnsi" w:cstheme="majorHAnsi"/>
              </w:rPr>
            </w:pPr>
            <w:r w:rsidRPr="00FC6846">
              <w:rPr>
                <w:rFonts w:asciiTheme="majorHAnsi" w:hAnsiTheme="majorHAnsi" w:cstheme="majorHAnsi"/>
              </w:rPr>
              <w:t>Success Metrics</w:t>
            </w:r>
          </w:p>
        </w:tc>
        <w:tc>
          <w:tcPr>
            <w:tcW w:w="2341" w:type="dxa"/>
            <w:vAlign w:val="center"/>
          </w:tcPr>
          <w:p w14:paraId="70954FC8" w14:textId="0A02EB76"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6005CD4B" w14:textId="322B5F65"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5</w:t>
            </w:r>
          </w:p>
        </w:tc>
        <w:tc>
          <w:tcPr>
            <w:tcW w:w="1986" w:type="dxa"/>
            <w:vAlign w:val="center"/>
          </w:tcPr>
          <w:p w14:paraId="2B22A351" w14:textId="0A8C39A8"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6B35672A" w14:textId="63DF8AD4"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$900</w:t>
            </w:r>
          </w:p>
        </w:tc>
      </w:tr>
      <w:tr w:rsidR="00F432B2" w:rsidRPr="00FC6846" w14:paraId="5D28078D" w14:textId="77777777" w:rsidTr="00B1030C">
        <w:trPr>
          <w:trHeight w:val="559"/>
        </w:trPr>
        <w:tc>
          <w:tcPr>
            <w:tcW w:w="2253" w:type="dxa"/>
            <w:vAlign w:val="center"/>
          </w:tcPr>
          <w:p w14:paraId="25476CB0" w14:textId="5BB7A661" w:rsidR="00F432B2" w:rsidRPr="00FC6846" w:rsidRDefault="00F432B2" w:rsidP="00702FAB">
            <w:pPr>
              <w:rPr>
                <w:rFonts w:asciiTheme="majorHAnsi" w:hAnsiTheme="majorHAnsi" w:cstheme="majorHAnsi"/>
              </w:rPr>
            </w:pPr>
            <w:r w:rsidRPr="00FC6846">
              <w:rPr>
                <w:rFonts w:asciiTheme="majorHAnsi" w:hAnsiTheme="majorHAnsi" w:cstheme="majorHAnsi"/>
              </w:rPr>
              <w:lastRenderedPageBreak/>
              <w:t>Overall</w:t>
            </w:r>
          </w:p>
        </w:tc>
        <w:tc>
          <w:tcPr>
            <w:tcW w:w="2341" w:type="dxa"/>
            <w:vAlign w:val="center"/>
          </w:tcPr>
          <w:p w14:paraId="40215662" w14:textId="60F9291E" w:rsidR="00F432B2"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734" w:type="dxa"/>
            <w:vAlign w:val="center"/>
          </w:tcPr>
          <w:p w14:paraId="59FBBB27" w14:textId="0DCA18C5"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8</w:t>
            </w:r>
          </w:p>
        </w:tc>
        <w:tc>
          <w:tcPr>
            <w:tcW w:w="1986" w:type="dxa"/>
            <w:vAlign w:val="center"/>
          </w:tcPr>
          <w:p w14:paraId="2947A0EF" w14:textId="319E0B46"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3BF5BB87" w14:textId="449761AB"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$1,600</w:t>
            </w:r>
          </w:p>
        </w:tc>
      </w:tr>
      <w:tr w:rsidR="003120CC" w:rsidRPr="00FC6846" w14:paraId="3FB12486" w14:textId="77777777" w:rsidTr="00B1030C">
        <w:trPr>
          <w:trHeight w:val="470"/>
        </w:trPr>
        <w:tc>
          <w:tcPr>
            <w:tcW w:w="2253" w:type="dxa"/>
            <w:shd w:val="clear" w:color="auto" w:fill="208E9B"/>
            <w:vAlign w:val="center"/>
          </w:tcPr>
          <w:p w14:paraId="141F0452" w14:textId="31FDDF8A" w:rsidR="005601ED" w:rsidRPr="00FC6846" w:rsidRDefault="005601ED" w:rsidP="00702FAB">
            <w:pPr>
              <w:rPr>
                <w:rFonts w:asciiTheme="majorHAnsi" w:hAnsiTheme="majorHAnsi" w:cstheme="majorHAnsi"/>
                <w:b/>
                <w:bCs/>
                <w:color w:val="FFFFFF" w:themeColor="background1"/>
              </w:rPr>
            </w:pPr>
            <w:r w:rsidRPr="00FC6846">
              <w:rPr>
                <w:rFonts w:asciiTheme="majorHAnsi" w:hAnsiTheme="majorHAnsi" w:cstheme="majorHAnsi"/>
                <w:b/>
                <w:bCs/>
                <w:color w:val="FFFFFF" w:themeColor="background1"/>
              </w:rPr>
              <w:t>TOTAL</w:t>
            </w:r>
          </w:p>
        </w:tc>
        <w:tc>
          <w:tcPr>
            <w:tcW w:w="2341" w:type="dxa"/>
            <w:shd w:val="clear" w:color="auto" w:fill="208E9B"/>
            <w:vAlign w:val="center"/>
          </w:tcPr>
          <w:p w14:paraId="04F588DF" w14:textId="77777777"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734" w:type="dxa"/>
            <w:shd w:val="clear" w:color="auto" w:fill="208E9B"/>
            <w:vAlign w:val="center"/>
          </w:tcPr>
          <w:p w14:paraId="5A9086A3" w14:textId="6DD8E479" w:rsidR="005601ED" w:rsidRPr="00FC6846" w:rsidRDefault="00CC2CDB"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r>
              <w:rPr>
                <w:rFonts w:asciiTheme="majorHAnsi" w:eastAsia="Times New Roman" w:hAnsiTheme="majorHAnsi" w:cstheme="majorHAnsi"/>
                <w:b/>
                <w:bCs/>
                <w:color w:val="FFFFFF" w:themeColor="background1"/>
                <w:kern w:val="0"/>
                <w14:ligatures w14:val="none"/>
              </w:rPr>
              <w:t>78 hours</w:t>
            </w:r>
          </w:p>
        </w:tc>
        <w:tc>
          <w:tcPr>
            <w:tcW w:w="1986" w:type="dxa"/>
            <w:shd w:val="clear" w:color="auto" w:fill="208E9B"/>
            <w:vAlign w:val="center"/>
          </w:tcPr>
          <w:p w14:paraId="7589FAD2" w14:textId="77777777"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986" w:type="dxa"/>
            <w:shd w:val="clear" w:color="auto" w:fill="208E9B"/>
            <w:vAlign w:val="center"/>
          </w:tcPr>
          <w:p w14:paraId="496841CD" w14:textId="489351EC" w:rsidR="005601ED" w:rsidRPr="00FC6846" w:rsidRDefault="000047A0"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r w:rsidRPr="00FC6846">
              <w:rPr>
                <w:rFonts w:asciiTheme="majorHAnsi" w:eastAsia="Times New Roman" w:hAnsiTheme="majorHAnsi" w:cstheme="majorHAnsi"/>
                <w:b/>
                <w:bCs/>
                <w:color w:val="FFFFFF" w:themeColor="background1"/>
                <w:kern w:val="0"/>
                <w14:ligatures w14:val="none"/>
              </w:rPr>
              <w:t>$14,275</w:t>
            </w:r>
          </w:p>
        </w:tc>
      </w:tr>
    </w:tbl>
    <w:p w14:paraId="17749115" w14:textId="77777777" w:rsidR="00E17BB9" w:rsidRPr="00FC6846" w:rsidRDefault="00E17BB9" w:rsidP="00E17BB9">
      <w:pPr>
        <w:rPr>
          <w:rStyle w:val="normaltextrun"/>
          <w:rFonts w:asciiTheme="majorHAnsi" w:hAnsiTheme="majorHAnsi" w:cstheme="majorHAnsi"/>
          <w:color w:val="2F5496"/>
          <w:shd w:val="clear" w:color="auto" w:fill="FFFFFF"/>
        </w:rPr>
      </w:pPr>
    </w:p>
    <w:p w14:paraId="20842CE4" w14:textId="04E07463" w:rsidR="00481685" w:rsidRPr="00FC6846" w:rsidRDefault="00481685" w:rsidP="00E17BB9">
      <w:pPr>
        <w:rPr>
          <w:rStyle w:val="normaltextrun"/>
          <w:rFonts w:asciiTheme="majorHAnsi" w:hAnsiTheme="majorHAnsi" w:cstheme="majorHAnsi"/>
          <w:color w:val="000000" w:themeColor="text1"/>
          <w:shd w:val="clear" w:color="auto" w:fill="FFFFFF"/>
        </w:rPr>
      </w:pPr>
      <w:r w:rsidRPr="00FC6846">
        <w:rPr>
          <w:rStyle w:val="normaltextrun"/>
          <w:rFonts w:asciiTheme="majorHAnsi" w:hAnsiTheme="majorHAnsi" w:cstheme="majorHAnsi"/>
          <w:color w:val="000000" w:themeColor="text1"/>
          <w:shd w:val="clear" w:color="auto" w:fill="FFFFFF"/>
        </w:rPr>
        <w:t>*Estimations are based</w:t>
      </w:r>
      <w:r w:rsidR="00CC2CDB">
        <w:rPr>
          <w:rStyle w:val="normaltextrun"/>
          <w:rFonts w:asciiTheme="majorHAnsi" w:hAnsiTheme="majorHAnsi" w:cstheme="majorHAnsi"/>
          <w:color w:val="000000" w:themeColor="text1"/>
          <w:shd w:val="clear" w:color="auto" w:fill="FFFFFF"/>
        </w:rPr>
        <w:t xml:space="preserve"> </w:t>
      </w:r>
      <w:r w:rsidRPr="00FC6846">
        <w:rPr>
          <w:rStyle w:val="normaltextrun"/>
          <w:rFonts w:asciiTheme="majorHAnsi" w:hAnsiTheme="majorHAnsi" w:cstheme="majorHAnsi"/>
          <w:color w:val="000000" w:themeColor="text1"/>
          <w:shd w:val="clear" w:color="auto" w:fill="FFFFFF"/>
        </w:rPr>
        <w:t xml:space="preserve">on assumption that </w:t>
      </w:r>
      <w:r w:rsidR="004A340D" w:rsidRPr="00FC6846">
        <w:rPr>
          <w:rStyle w:val="normaltextrun"/>
          <w:rFonts w:asciiTheme="majorHAnsi" w:hAnsiTheme="majorHAnsi" w:cstheme="majorHAnsi"/>
          <w:color w:val="000000" w:themeColor="text1"/>
          <w:shd w:val="clear" w:color="auto" w:fill="FFFFFF"/>
        </w:rPr>
        <w:t xml:space="preserve">Metropolitan has </w:t>
      </w:r>
      <w:proofErr w:type="spellStart"/>
      <w:r w:rsidR="004A340D" w:rsidRPr="00FC6846">
        <w:rPr>
          <w:rStyle w:val="normaltextrun"/>
          <w:rFonts w:asciiTheme="majorHAnsi" w:hAnsiTheme="majorHAnsi" w:cstheme="majorHAnsi"/>
          <w:color w:val="000000" w:themeColor="text1"/>
          <w:shd w:val="clear" w:color="auto" w:fill="FFFFFF"/>
        </w:rPr>
        <w:t>PowerBI</w:t>
      </w:r>
      <w:proofErr w:type="spellEnd"/>
      <w:r w:rsidR="004A340D" w:rsidRPr="00FC6846">
        <w:rPr>
          <w:rStyle w:val="normaltextrun"/>
          <w:rFonts w:asciiTheme="majorHAnsi" w:hAnsiTheme="majorHAnsi" w:cstheme="majorHAnsi"/>
          <w:color w:val="000000" w:themeColor="text1"/>
          <w:shd w:val="clear" w:color="auto" w:fill="FFFFFF"/>
        </w:rPr>
        <w:t xml:space="preserve"> already </w:t>
      </w:r>
      <w:r w:rsidR="00BA3CCE" w:rsidRPr="00FC6846">
        <w:rPr>
          <w:rStyle w:val="normaltextrun"/>
          <w:rFonts w:asciiTheme="majorHAnsi" w:hAnsiTheme="majorHAnsi" w:cstheme="majorHAnsi"/>
          <w:color w:val="000000" w:themeColor="text1"/>
          <w:shd w:val="clear" w:color="auto" w:fill="FFFFFF"/>
        </w:rPr>
        <w:t>set up</w:t>
      </w:r>
      <w:r w:rsidR="00E17BB9" w:rsidRPr="00FC6846">
        <w:rPr>
          <w:rStyle w:val="normaltextrun"/>
          <w:rFonts w:asciiTheme="majorHAnsi" w:hAnsiTheme="majorHAnsi" w:cstheme="majorHAnsi"/>
          <w:color w:val="000000" w:themeColor="text1"/>
          <w:shd w:val="clear" w:color="auto" w:fill="FFFFFF"/>
        </w:rPr>
        <w:t xml:space="preserve"> and the connection with PIPE is established. If that´s not the case</w:t>
      </w:r>
      <w:r w:rsidR="000973DB">
        <w:rPr>
          <w:rStyle w:val="normaltextrun"/>
          <w:rFonts w:asciiTheme="majorHAnsi" w:hAnsiTheme="majorHAnsi" w:cstheme="majorHAnsi"/>
          <w:color w:val="000000" w:themeColor="text1"/>
          <w:shd w:val="clear" w:color="auto" w:fill="FFFFFF"/>
        </w:rPr>
        <w:t>,</w:t>
      </w:r>
      <w:r w:rsidR="00E17BB9" w:rsidRPr="00FC6846">
        <w:rPr>
          <w:rStyle w:val="normaltextrun"/>
          <w:rFonts w:asciiTheme="majorHAnsi" w:hAnsiTheme="majorHAnsi" w:cstheme="majorHAnsi"/>
          <w:color w:val="000000" w:themeColor="text1"/>
          <w:shd w:val="clear" w:color="auto" w:fill="FFFFFF"/>
        </w:rPr>
        <w:t xml:space="preserve"> we´ll need to revisit estimations based on </w:t>
      </w:r>
      <w:r w:rsidR="00BA3CCE" w:rsidRPr="00FC6846">
        <w:rPr>
          <w:rStyle w:val="normaltextrun"/>
          <w:rFonts w:asciiTheme="majorHAnsi" w:hAnsiTheme="majorHAnsi" w:cstheme="majorHAnsi"/>
          <w:color w:val="000000" w:themeColor="text1"/>
          <w:shd w:val="clear" w:color="auto" w:fill="FFFFFF"/>
        </w:rPr>
        <w:t>the situation</w:t>
      </w:r>
      <w:r w:rsidR="00E17BB9" w:rsidRPr="00FC6846">
        <w:rPr>
          <w:rStyle w:val="normaltextrun"/>
          <w:rFonts w:asciiTheme="majorHAnsi" w:hAnsiTheme="majorHAnsi" w:cstheme="majorHAnsi"/>
          <w:color w:val="000000" w:themeColor="text1"/>
          <w:shd w:val="clear" w:color="auto" w:fill="FFFFFF"/>
        </w:rPr>
        <w:t xml:space="preserve">. </w:t>
      </w:r>
    </w:p>
    <w:p w14:paraId="6744B5D0" w14:textId="347587D8" w:rsidR="00FD1E4C" w:rsidRPr="00FC6846" w:rsidRDefault="00726CBF" w:rsidP="005A3EB8">
      <w:pPr>
        <w:rPr>
          <w:rStyle w:val="normaltextrun"/>
          <w:color w:val="2F5496"/>
          <w:shd w:val="clear" w:color="auto" w:fill="FFFFFF"/>
        </w:rPr>
      </w:pPr>
      <w:bookmarkStart w:id="70" w:name="_Toc190281543"/>
      <w:bookmarkStart w:id="71" w:name="_Toc190285284"/>
      <w:r>
        <w:rPr>
          <w:rStyle w:val="normaltextrun"/>
          <w:color w:val="2F5496"/>
          <w:shd w:val="clear" w:color="auto" w:fill="FFFFFF"/>
        </w:rPr>
        <w:t xml:space="preserve">Overall </w:t>
      </w:r>
      <w:r w:rsidR="00FD1E4C" w:rsidRPr="0AA4908D">
        <w:rPr>
          <w:rStyle w:val="normaltextrun"/>
          <w:color w:val="2F5496"/>
          <w:shd w:val="clear" w:color="auto" w:fill="FFFFFF"/>
        </w:rPr>
        <w:t>Timeline</w:t>
      </w:r>
      <w:bookmarkEnd w:id="70"/>
      <w:bookmarkEnd w:id="71"/>
    </w:p>
    <w:tbl>
      <w:tblPr>
        <w:tblStyle w:val="TableGrid"/>
        <w:tblW w:w="10274" w:type="dxa"/>
        <w:tblInd w:w="-289" w:type="dxa"/>
        <w:tblLook w:val="04A0" w:firstRow="1" w:lastRow="0" w:firstColumn="1" w:lastColumn="0" w:noHBand="0" w:noVBand="1"/>
      </w:tblPr>
      <w:tblGrid>
        <w:gridCol w:w="2894"/>
        <w:gridCol w:w="1476"/>
        <w:gridCol w:w="1476"/>
        <w:gridCol w:w="1476"/>
        <w:gridCol w:w="1476"/>
        <w:gridCol w:w="1476"/>
      </w:tblGrid>
      <w:tr w:rsidR="00AA44D7" w:rsidRPr="00FC6846" w14:paraId="1DCDEA61" w14:textId="2FE82B14" w:rsidTr="00725C83">
        <w:trPr>
          <w:trHeight w:val="9"/>
        </w:trPr>
        <w:tc>
          <w:tcPr>
            <w:tcW w:w="2894" w:type="dxa"/>
            <w:shd w:val="clear" w:color="auto" w:fill="208E9B"/>
          </w:tcPr>
          <w:p w14:paraId="6AB5F1CF" w14:textId="76795F4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00044E51" w:rsidRPr="00FC6846">
              <w:rPr>
                <w:rFonts w:asciiTheme="majorHAnsi" w:eastAsia="Times New Roman" w:hAnsiTheme="majorHAnsi" w:cstheme="majorHAnsi"/>
                <w:b/>
                <w:bCs/>
                <w:color w:val="FFFFFF" w:themeColor="background1"/>
                <w:kern w:val="0"/>
                <w:sz w:val="24"/>
                <w:szCs w:val="24"/>
                <w14:ligatures w14:val="none"/>
              </w:rPr>
              <w:t>*</w:t>
            </w:r>
          </w:p>
        </w:tc>
        <w:tc>
          <w:tcPr>
            <w:tcW w:w="1476" w:type="dxa"/>
            <w:tcBorders>
              <w:bottom w:val="single" w:sz="4" w:space="0" w:color="auto"/>
            </w:tcBorders>
            <w:shd w:val="clear" w:color="auto" w:fill="208E9B"/>
          </w:tcPr>
          <w:p w14:paraId="610A849D" w14:textId="7B146C4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1</w:t>
            </w:r>
          </w:p>
        </w:tc>
        <w:tc>
          <w:tcPr>
            <w:tcW w:w="1476" w:type="dxa"/>
            <w:tcBorders>
              <w:bottom w:val="single" w:sz="4" w:space="0" w:color="auto"/>
            </w:tcBorders>
            <w:shd w:val="clear" w:color="auto" w:fill="208E9B"/>
          </w:tcPr>
          <w:p w14:paraId="6B8E62E2" w14:textId="7F83780B"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2</w:t>
            </w:r>
          </w:p>
        </w:tc>
        <w:tc>
          <w:tcPr>
            <w:tcW w:w="1476" w:type="dxa"/>
            <w:tcBorders>
              <w:bottom w:val="single" w:sz="4" w:space="0" w:color="auto"/>
            </w:tcBorders>
            <w:shd w:val="clear" w:color="auto" w:fill="208E9B"/>
          </w:tcPr>
          <w:p w14:paraId="50746EDD" w14:textId="4FF6323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3</w:t>
            </w:r>
          </w:p>
        </w:tc>
        <w:tc>
          <w:tcPr>
            <w:tcW w:w="1476" w:type="dxa"/>
            <w:tcBorders>
              <w:bottom w:val="single" w:sz="4" w:space="0" w:color="auto"/>
            </w:tcBorders>
            <w:shd w:val="clear" w:color="auto" w:fill="208E9B"/>
          </w:tcPr>
          <w:p w14:paraId="7ED4D5E8" w14:textId="7805D1F8"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4</w:t>
            </w:r>
          </w:p>
        </w:tc>
        <w:tc>
          <w:tcPr>
            <w:tcW w:w="1476" w:type="dxa"/>
            <w:tcBorders>
              <w:bottom w:val="single" w:sz="4" w:space="0" w:color="auto"/>
            </w:tcBorders>
            <w:shd w:val="clear" w:color="auto" w:fill="208E9B"/>
          </w:tcPr>
          <w:p w14:paraId="78C96705" w14:textId="6412AB6A"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5</w:t>
            </w:r>
          </w:p>
        </w:tc>
      </w:tr>
      <w:tr w:rsidR="00AA44D7" w:rsidRPr="00FC6846" w14:paraId="164DD198" w14:textId="6A40FDA3" w:rsidTr="00044E51">
        <w:trPr>
          <w:trHeight w:val="537"/>
        </w:trPr>
        <w:tc>
          <w:tcPr>
            <w:tcW w:w="2894" w:type="dxa"/>
            <w:vAlign w:val="center"/>
          </w:tcPr>
          <w:p w14:paraId="7FA559C2" w14:textId="409E0DD2" w:rsidR="00AA44D7" w:rsidRPr="00FC6846" w:rsidRDefault="00AA44D7">
            <w:pPr>
              <w:rPr>
                <w:rFonts w:asciiTheme="majorHAnsi" w:hAnsiTheme="majorHAnsi" w:cstheme="majorHAnsi"/>
              </w:rPr>
            </w:pPr>
            <w:proofErr w:type="spellStart"/>
            <w:r w:rsidRPr="00FC6846">
              <w:rPr>
                <w:rFonts w:asciiTheme="majorHAnsi" w:hAnsiTheme="majorHAnsi" w:cstheme="majorHAnsi"/>
              </w:rPr>
              <w:t>PowerBI</w:t>
            </w:r>
            <w:proofErr w:type="spellEnd"/>
            <w:r w:rsidRPr="00FC6846">
              <w:rPr>
                <w:rFonts w:asciiTheme="majorHAnsi" w:hAnsiTheme="majorHAnsi" w:cstheme="majorHAnsi"/>
              </w:rPr>
              <w:t xml:space="preserve"> Architecture Technical Setup</w:t>
            </w:r>
            <w:r w:rsidR="009C0E98" w:rsidRPr="00FC6846">
              <w:rPr>
                <w:rFonts w:asciiTheme="majorHAnsi" w:hAnsiTheme="majorHAnsi" w:cstheme="majorHAnsi"/>
              </w:rPr>
              <w:t>*</w:t>
            </w:r>
          </w:p>
        </w:tc>
        <w:tc>
          <w:tcPr>
            <w:tcW w:w="1476" w:type="dxa"/>
            <w:tcBorders>
              <w:bottom w:val="dotted" w:sz="4" w:space="0" w:color="A6A6A6" w:themeColor="background1" w:themeShade="A6"/>
              <w:right w:val="dotted" w:sz="4" w:space="0" w:color="A6A6A6" w:themeColor="background1" w:themeShade="A6"/>
            </w:tcBorders>
            <w:vAlign w:val="center"/>
          </w:tcPr>
          <w:p w14:paraId="6CB43829" w14:textId="742B331A" w:rsidR="00AA44D7" w:rsidRPr="00FC6846" w:rsidRDefault="009C0E98">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noProof/>
              </w:rPr>
              <w:drawing>
                <wp:inline distT="0" distB="0" distL="0" distR="0" wp14:anchorId="385463A8" wp14:editId="187FFD93">
                  <wp:extent cx="209550" cy="209550"/>
                  <wp:effectExtent l="0" t="0" r="0" b="0"/>
                  <wp:docPr id="168068972" name="Graphic 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972" name="Graphic 168068972" descr="Star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09550" cy="209550"/>
                          </a:xfrm>
                          <a:prstGeom prst="rect">
                            <a:avLst/>
                          </a:prstGeom>
                        </pic:spPr>
                      </pic:pic>
                    </a:graphicData>
                  </a:graphic>
                </wp:inline>
              </w:drawing>
            </w: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8DB663E" w14:textId="47A8EEC3"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73EE4158"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3A924910"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tcBorders>
          </w:tcPr>
          <w:p w14:paraId="5A4F3D64"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02CA50F6" w14:textId="05DDDFF8" w:rsidTr="00044E51">
        <w:trPr>
          <w:trHeight w:val="537"/>
        </w:trPr>
        <w:tc>
          <w:tcPr>
            <w:tcW w:w="2894" w:type="dxa"/>
            <w:vAlign w:val="center"/>
          </w:tcPr>
          <w:p w14:paraId="426E7B2D" w14:textId="5BBAB933" w:rsidR="00AA44D7" w:rsidRPr="00FC6846" w:rsidRDefault="00AA44D7">
            <w:pPr>
              <w:rPr>
                <w:rFonts w:asciiTheme="majorHAnsi" w:hAnsiTheme="majorHAnsi" w:cstheme="majorHAnsi"/>
              </w:rPr>
            </w:pPr>
            <w:r w:rsidRPr="00FC6846">
              <w:rPr>
                <w:rFonts w:asciiTheme="majorHAnsi" w:hAnsiTheme="majorHAnsi" w:cstheme="majorHAnsi"/>
              </w:rPr>
              <w:t>Planning Phase</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237847B7" w14:textId="2FE91F6D" w:rsidR="00AA44D7" w:rsidRPr="00FC6846" w:rsidRDefault="009C0E98">
            <w:pPr>
              <w:spacing w:before="100" w:beforeAutospacing="1" w:after="100" w:afterAutospacing="1"/>
              <w:rPr>
                <w:rFonts w:asciiTheme="majorHAnsi" w:eastAsia="Times New Roman" w:hAnsiTheme="majorHAnsi" w:cstheme="majorHAnsi"/>
                <w:color w:val="FF0000"/>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6" behindDoc="0" locked="0" layoutInCell="1" allowOverlap="1" wp14:anchorId="369692B3" wp14:editId="543513F2">
                      <wp:simplePos x="0" y="0"/>
                      <wp:positionH relativeFrom="column">
                        <wp:posOffset>-28575</wp:posOffset>
                      </wp:positionH>
                      <wp:positionV relativeFrom="paragraph">
                        <wp:posOffset>52070</wp:posOffset>
                      </wp:positionV>
                      <wp:extent cx="337185" cy="238760"/>
                      <wp:effectExtent l="0" t="0" r="43815" b="27940"/>
                      <wp:wrapNone/>
                      <wp:docPr id="2013624259" name="Arrow: Pentagon 1"/>
                      <wp:cNvGraphicFramePr/>
                      <a:graphic xmlns:a="http://schemas.openxmlformats.org/drawingml/2006/main">
                        <a:graphicData uri="http://schemas.microsoft.com/office/word/2010/wordprocessingShape">
                          <wps:wsp>
                            <wps:cNvSpPr/>
                            <wps:spPr>
                              <a:xfrm>
                                <a:off x="0" y="0"/>
                                <a:ext cx="33718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585282B5">
                    <v:shape id="Arrow: Pentagon 1" style="position:absolute;margin-left:-2.25pt;margin-top:4.1pt;width:26.55pt;height:18.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3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" w14:anchorId="3B7F077A"/>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863ED34" w14:textId="785EB92A"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C8FC6CD"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A440381"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2BE5EBD0"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316B4EC8" w14:textId="58D2380C" w:rsidTr="00044E51">
        <w:trPr>
          <w:trHeight w:val="537"/>
        </w:trPr>
        <w:tc>
          <w:tcPr>
            <w:tcW w:w="2894" w:type="dxa"/>
            <w:vAlign w:val="center"/>
          </w:tcPr>
          <w:p w14:paraId="2690A078" w14:textId="77777777" w:rsidR="00AA44D7" w:rsidRPr="00FC6846" w:rsidRDefault="00AA44D7">
            <w:pPr>
              <w:rPr>
                <w:rFonts w:asciiTheme="majorHAnsi" w:hAnsiTheme="majorHAnsi" w:cstheme="majorHAnsi"/>
              </w:rPr>
            </w:pPr>
            <w:r w:rsidRPr="00FC6846">
              <w:rPr>
                <w:rFonts w:asciiTheme="majorHAnsi" w:hAnsiTheme="majorHAnsi" w:cstheme="majorHAnsi"/>
              </w:rPr>
              <w:t xml:space="preserve">Dashboard Design and Prototyping </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1568F0CB" w14:textId="06FBFF08"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5EA5404" w14:textId="5362D91E"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1" behindDoc="0" locked="0" layoutInCell="1" allowOverlap="1" wp14:anchorId="0A9D9498" wp14:editId="38EE5A8D">
                      <wp:simplePos x="0" y="0"/>
                      <wp:positionH relativeFrom="column">
                        <wp:posOffset>-521575</wp:posOffset>
                      </wp:positionH>
                      <wp:positionV relativeFrom="paragraph">
                        <wp:posOffset>50165</wp:posOffset>
                      </wp:positionV>
                      <wp:extent cx="930275" cy="238760"/>
                      <wp:effectExtent l="0" t="0" r="41275" b="27940"/>
                      <wp:wrapNone/>
                      <wp:docPr id="1645891667"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45A3308" id="Arrow: Pentagon 1" o:spid="_x0000_s1026" type="#_x0000_t15" style="position:absolute;margin-left:-41.05pt;margin-top:3.95pt;width:73.25pt;height:1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9A6071A" w14:textId="24ECA4EF"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2384FF7"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13BD06B5"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55196EDD" w14:textId="34F7CE8E" w:rsidTr="00044E51">
        <w:trPr>
          <w:trHeight w:val="537"/>
        </w:trPr>
        <w:tc>
          <w:tcPr>
            <w:tcW w:w="2894" w:type="dxa"/>
            <w:vAlign w:val="center"/>
          </w:tcPr>
          <w:p w14:paraId="7CBA1C6E" w14:textId="77777777" w:rsidR="00AA44D7" w:rsidRPr="00FC6846" w:rsidRDefault="00AA44D7">
            <w:pPr>
              <w:rPr>
                <w:rFonts w:asciiTheme="majorHAnsi" w:hAnsiTheme="majorHAnsi" w:cstheme="majorHAnsi"/>
              </w:rPr>
            </w:pPr>
            <w:r w:rsidRPr="00FC6846">
              <w:rPr>
                <w:rFonts w:asciiTheme="majorHAnsi" w:hAnsiTheme="majorHAnsi" w:cstheme="majorHAnsi"/>
              </w:rPr>
              <w:t>Development &amp; Implementation</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0AE196A2" w14:textId="40E2C114"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B5C8345" w14:textId="090252B8"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724AD4E" w14:textId="63D116F3"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2" behindDoc="0" locked="0" layoutInCell="1" allowOverlap="1" wp14:anchorId="66F72D57" wp14:editId="2B14989C">
                      <wp:simplePos x="0" y="0"/>
                      <wp:positionH relativeFrom="column">
                        <wp:posOffset>-486548</wp:posOffset>
                      </wp:positionH>
                      <wp:positionV relativeFrom="paragraph">
                        <wp:posOffset>60360</wp:posOffset>
                      </wp:positionV>
                      <wp:extent cx="930275" cy="238760"/>
                      <wp:effectExtent l="0" t="0" r="41275" b="27940"/>
                      <wp:wrapNone/>
                      <wp:docPr id="1478460973"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761A70B" id="Arrow: Pentagon 1" o:spid="_x0000_s1026" type="#_x0000_t15" style="position:absolute;margin-left:-38.3pt;margin-top:4.75pt;width:73.25pt;height:18.8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FB7C98B" w14:textId="4A2A6BF9"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21BBFFD2"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453C4E4F" w14:textId="54604F70" w:rsidTr="00044E51">
        <w:trPr>
          <w:trHeight w:val="537"/>
        </w:trPr>
        <w:tc>
          <w:tcPr>
            <w:tcW w:w="2894" w:type="dxa"/>
            <w:vAlign w:val="center"/>
          </w:tcPr>
          <w:p w14:paraId="4BBEF2EB" w14:textId="77777777" w:rsidR="00AA44D7" w:rsidRPr="00FC6846" w:rsidRDefault="00AA44D7">
            <w:pPr>
              <w:rPr>
                <w:rFonts w:asciiTheme="majorHAnsi" w:hAnsiTheme="majorHAnsi" w:cstheme="majorHAnsi"/>
              </w:rPr>
            </w:pPr>
            <w:r w:rsidRPr="00FC6846">
              <w:rPr>
                <w:rFonts w:asciiTheme="majorHAnsi" w:hAnsiTheme="majorHAnsi" w:cstheme="majorHAnsi"/>
              </w:rPr>
              <w:t>Deployment &amp; Training</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777A0B04" w14:textId="7FACB436"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0059D01"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1264EF48"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3585588" w14:textId="3521174C"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3" behindDoc="0" locked="0" layoutInCell="1" allowOverlap="1" wp14:anchorId="3A8791C8" wp14:editId="502F53CA">
                      <wp:simplePos x="0" y="0"/>
                      <wp:positionH relativeFrom="column">
                        <wp:posOffset>-485397</wp:posOffset>
                      </wp:positionH>
                      <wp:positionV relativeFrom="paragraph">
                        <wp:posOffset>62109</wp:posOffset>
                      </wp:positionV>
                      <wp:extent cx="930275" cy="238760"/>
                      <wp:effectExtent l="0" t="0" r="41275" b="27940"/>
                      <wp:wrapNone/>
                      <wp:docPr id="1948951493"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17DA51B" id="Arrow: Pentagon 1" o:spid="_x0000_s1026" type="#_x0000_t15" style="position:absolute;margin-left:-38.2pt;margin-top:4.9pt;width:73.25pt;height:18.8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0DD46304"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6D2378E1" w14:textId="2211C3BD" w:rsidTr="00044E51">
        <w:trPr>
          <w:trHeight w:val="537"/>
        </w:trPr>
        <w:tc>
          <w:tcPr>
            <w:tcW w:w="2894" w:type="dxa"/>
            <w:vAlign w:val="center"/>
          </w:tcPr>
          <w:p w14:paraId="35950C89" w14:textId="32F59273" w:rsidR="00AA44D7" w:rsidRPr="00FC6846" w:rsidRDefault="00AA44D7">
            <w:pPr>
              <w:rPr>
                <w:rFonts w:asciiTheme="majorHAnsi" w:hAnsiTheme="majorHAnsi" w:cstheme="majorHAnsi"/>
              </w:rPr>
            </w:pPr>
            <w:r w:rsidRPr="00FC6846">
              <w:rPr>
                <w:rFonts w:asciiTheme="majorHAnsi" w:hAnsiTheme="majorHAnsi" w:cstheme="majorHAnsi"/>
              </w:rPr>
              <w:t>Success Metrics</w:t>
            </w:r>
          </w:p>
        </w:tc>
        <w:tc>
          <w:tcPr>
            <w:tcW w:w="1476" w:type="dxa"/>
            <w:tcBorders>
              <w:top w:val="dotted" w:sz="4" w:space="0" w:color="A6A6A6" w:themeColor="background1" w:themeShade="A6"/>
              <w:right w:val="dotted" w:sz="4" w:space="0" w:color="A6A6A6" w:themeColor="background1" w:themeShade="A6"/>
            </w:tcBorders>
            <w:vAlign w:val="center"/>
          </w:tcPr>
          <w:p w14:paraId="320EA376" w14:textId="677985F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76A1A87A"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32C93C85"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226B761E" w14:textId="61C97CA4"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4" behindDoc="0" locked="0" layoutInCell="1" allowOverlap="1" wp14:anchorId="2A09E867" wp14:editId="42AE5249">
                      <wp:simplePos x="0" y="0"/>
                      <wp:positionH relativeFrom="column">
                        <wp:posOffset>487371</wp:posOffset>
                      </wp:positionH>
                      <wp:positionV relativeFrom="paragraph">
                        <wp:posOffset>57648</wp:posOffset>
                      </wp:positionV>
                      <wp:extent cx="930275" cy="238760"/>
                      <wp:effectExtent l="0" t="0" r="41275" b="27940"/>
                      <wp:wrapNone/>
                      <wp:docPr id="2008120260"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688CB03" id="Arrow: Pentagon 1" o:spid="_x0000_s1026" type="#_x0000_t15" style="position:absolute;margin-left:38.4pt;margin-top:4.55pt;width:73.25pt;height:18.8pt;z-index:2516572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tcBorders>
          </w:tcPr>
          <w:p w14:paraId="1E8EE156" w14:textId="62D2EDA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bl>
    <w:p w14:paraId="440464AE" w14:textId="1F8A686A" w:rsidR="001E5F95" w:rsidRDefault="00044E51" w:rsidP="00B914FE">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*Dashboard Design and Prototyping </w:t>
      </w:r>
      <w:r w:rsidR="00725C83" w:rsidRPr="00FC6846">
        <w:rPr>
          <w:rFonts w:asciiTheme="majorHAnsi" w:eastAsia="Times New Roman" w:hAnsiTheme="majorHAnsi" w:cstheme="majorHAnsi"/>
          <w:kern w:val="0"/>
          <w14:ligatures w14:val="none"/>
        </w:rPr>
        <w:t xml:space="preserve">is dependent on </w:t>
      </w:r>
      <w:proofErr w:type="spellStart"/>
      <w:r w:rsidR="00725C83" w:rsidRPr="00FC6846">
        <w:rPr>
          <w:rFonts w:asciiTheme="majorHAnsi" w:eastAsia="Times New Roman" w:hAnsiTheme="majorHAnsi" w:cstheme="majorHAnsi"/>
          <w:kern w:val="0"/>
          <w14:ligatures w14:val="none"/>
        </w:rPr>
        <w:t>PowerBI</w:t>
      </w:r>
      <w:proofErr w:type="spellEnd"/>
      <w:r w:rsidR="00725C83" w:rsidRPr="00FC6846">
        <w:rPr>
          <w:rFonts w:asciiTheme="majorHAnsi" w:eastAsia="Times New Roman" w:hAnsiTheme="majorHAnsi" w:cstheme="majorHAnsi"/>
          <w:kern w:val="0"/>
          <w14:ligatures w14:val="none"/>
        </w:rPr>
        <w:t xml:space="preserve"> Architecture Technical Set. Once the infrastructure is ready, the dashboard design can kick off.</w:t>
      </w:r>
    </w:p>
    <w:p w14:paraId="1BD46854" w14:textId="3EB30C5F" w:rsidR="00F90F72" w:rsidRDefault="00F90F72" w:rsidP="00B914FE">
      <w:pPr>
        <w:spacing w:before="100" w:beforeAutospacing="1" w:after="100" w:afterAutospacing="1" w:line="240" w:lineRule="auto"/>
        <w:rPr>
          <w:rFonts w:asciiTheme="majorHAnsi" w:eastAsia="Times New Roman" w:hAnsiTheme="majorHAnsi" w:cstheme="majorHAnsi"/>
          <w:kern w:val="0"/>
          <w14:ligatures w14:val="none"/>
        </w:rPr>
      </w:pPr>
    </w:p>
    <w:p w14:paraId="75EE78A4" w14:textId="58972D81" w:rsidR="00F90F72" w:rsidRDefault="00F90F72" w:rsidP="00B914FE">
      <w:pPr>
        <w:spacing w:before="100" w:beforeAutospacing="1" w:after="100" w:afterAutospacing="1" w:line="240" w:lineRule="auto"/>
        <w:rPr>
          <w:rFonts w:asciiTheme="majorHAnsi" w:eastAsia="Times New Roman" w:hAnsiTheme="majorHAnsi" w:cstheme="majorHAnsi"/>
          <w:kern w:val="0"/>
          <w14:ligatures w14:val="none"/>
        </w:rPr>
      </w:pPr>
    </w:p>
    <w:p w14:paraId="3AB98681" w14:textId="7A69D821" w:rsidR="00F90F72" w:rsidRDefault="00F90F72" w:rsidP="00B914FE">
      <w:pPr>
        <w:spacing w:before="100" w:beforeAutospacing="1" w:after="100" w:afterAutospacing="1" w:line="240" w:lineRule="auto"/>
        <w:rPr>
          <w:rFonts w:asciiTheme="majorHAnsi" w:eastAsia="Times New Roman" w:hAnsiTheme="majorHAnsi" w:cstheme="majorHAnsi"/>
          <w:kern w:val="0"/>
          <w14:ligatures w14:val="none"/>
        </w:rPr>
      </w:pPr>
    </w:p>
    <w:p w14:paraId="49955EF3" w14:textId="02687EF3" w:rsidR="00F90F72" w:rsidRDefault="00F90F72" w:rsidP="00B914FE">
      <w:pPr>
        <w:spacing w:before="100" w:beforeAutospacing="1" w:after="100" w:afterAutospacing="1" w:line="240" w:lineRule="auto"/>
        <w:rPr>
          <w:rFonts w:asciiTheme="majorHAnsi" w:eastAsia="Times New Roman" w:hAnsiTheme="majorHAnsi" w:cstheme="majorHAnsi"/>
          <w:kern w:val="0"/>
          <w14:ligatures w14:val="none"/>
        </w:rPr>
      </w:pPr>
    </w:p>
    <w:p w14:paraId="7DDAEE9D" w14:textId="77777777" w:rsidR="00F90F72" w:rsidRPr="00FC6846" w:rsidRDefault="00F90F72" w:rsidP="00B914FE">
      <w:pPr>
        <w:spacing w:before="100" w:beforeAutospacing="1" w:after="100" w:afterAutospacing="1" w:line="240" w:lineRule="auto"/>
        <w:rPr>
          <w:rFonts w:asciiTheme="majorHAnsi" w:eastAsia="Times New Roman" w:hAnsiTheme="majorHAnsi" w:cstheme="majorHAnsi"/>
          <w:kern w:val="0"/>
          <w14:ligatures w14:val="none"/>
        </w:rPr>
      </w:pPr>
    </w:p>
    <w:p w14:paraId="28844AD2" w14:textId="2BD36A99" w:rsidR="00B8754C" w:rsidRPr="00FC6846" w:rsidRDefault="00B8754C" w:rsidP="009923ED">
      <w:pPr>
        <w:rPr>
          <w:rFonts w:asciiTheme="majorHAnsi" w:eastAsia="Times New Roman" w:hAnsiTheme="majorHAnsi" w:cstheme="majorHAnsi"/>
          <w:kern w:val="0"/>
          <w14:ligatures w14:val="none"/>
        </w:rPr>
      </w:pPr>
    </w:p>
    <w:sectPr w:rsidR="00B8754C" w:rsidRPr="00FC6846" w:rsidSect="00AD14A8">
      <w:footerReference w:type="default" r:id="rId16"/>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35889" w14:textId="77777777" w:rsidR="00F453E2" w:rsidRDefault="00F453E2" w:rsidP="001C5483">
      <w:pPr>
        <w:spacing w:after="0" w:line="240" w:lineRule="auto"/>
      </w:pPr>
      <w:r>
        <w:separator/>
      </w:r>
    </w:p>
  </w:endnote>
  <w:endnote w:type="continuationSeparator" w:id="0">
    <w:p w14:paraId="590B6D6C" w14:textId="77777777" w:rsidR="00F453E2" w:rsidRDefault="00F453E2" w:rsidP="001C5483">
      <w:pPr>
        <w:spacing w:after="0" w:line="240" w:lineRule="auto"/>
      </w:pPr>
      <w:r>
        <w:continuationSeparator/>
      </w:r>
    </w:p>
  </w:endnote>
  <w:endnote w:type="continuationNotice" w:id="1">
    <w:p w14:paraId="709A221D" w14:textId="77777777" w:rsidR="00F453E2" w:rsidRDefault="00F453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Black">
    <w:panose1 w:val="020B0A02040204020203"/>
    <w:charset w:val="00"/>
    <w:family w:val="swiss"/>
    <w:pitch w:val="variable"/>
    <w:sig w:usb0="E00002FF" w:usb1="4000E4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9C0" w14:textId="77777777" w:rsidR="001C5483" w:rsidRDefault="001C548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0CDB587" w14:textId="77777777" w:rsidR="001C5483" w:rsidRDefault="001C5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7E989" w14:textId="77777777" w:rsidR="00F453E2" w:rsidRDefault="00F453E2" w:rsidP="001C5483">
      <w:pPr>
        <w:spacing w:after="0" w:line="240" w:lineRule="auto"/>
      </w:pPr>
      <w:r>
        <w:separator/>
      </w:r>
    </w:p>
  </w:footnote>
  <w:footnote w:type="continuationSeparator" w:id="0">
    <w:p w14:paraId="790B8BE8" w14:textId="77777777" w:rsidR="00F453E2" w:rsidRDefault="00F453E2" w:rsidP="001C5483">
      <w:pPr>
        <w:spacing w:after="0" w:line="240" w:lineRule="auto"/>
      </w:pPr>
      <w:r>
        <w:continuationSeparator/>
      </w:r>
    </w:p>
  </w:footnote>
  <w:footnote w:type="continuationNotice" w:id="1">
    <w:p w14:paraId="5757BCC2" w14:textId="77777777" w:rsidR="00F453E2" w:rsidRDefault="00F453E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4FB7"/>
    <w:multiLevelType w:val="hybridMultilevel"/>
    <w:tmpl w:val="55DAE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B1779"/>
    <w:multiLevelType w:val="hybridMultilevel"/>
    <w:tmpl w:val="7CB80C6C"/>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42E027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39406B"/>
    <w:multiLevelType w:val="hybridMultilevel"/>
    <w:tmpl w:val="00921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8B6EB3"/>
    <w:multiLevelType w:val="multilevel"/>
    <w:tmpl w:val="24E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3765"/>
    <w:multiLevelType w:val="hybridMultilevel"/>
    <w:tmpl w:val="42A8A7C2"/>
    <w:lvl w:ilvl="0" w:tplc="DFD211C6">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D61DF"/>
    <w:multiLevelType w:val="hybridMultilevel"/>
    <w:tmpl w:val="89D2A8D4"/>
    <w:lvl w:ilvl="0" w:tplc="845891F2">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9548D"/>
    <w:multiLevelType w:val="multilevel"/>
    <w:tmpl w:val="7C50664E"/>
    <w:lvl w:ilvl="0">
      <w:start w:val="1"/>
      <w:numFmt w:val="decimal"/>
      <w:lvlText w:val="%1."/>
      <w:lvlJc w:val="left"/>
      <w:pPr>
        <w:ind w:left="720" w:hanging="360"/>
      </w:pPr>
      <w:rPr>
        <w:rFonts w:ascii="Calibri Light" w:hAnsi="Calibri Light" w:cs="Calibri Light" w:hint="default"/>
        <w:i/>
        <w:color w:val="2F549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8635221"/>
    <w:multiLevelType w:val="multilevel"/>
    <w:tmpl w:val="241C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D150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8841E3"/>
    <w:multiLevelType w:val="hybridMultilevel"/>
    <w:tmpl w:val="EBC6B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330C9D"/>
    <w:multiLevelType w:val="multilevel"/>
    <w:tmpl w:val="20F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3237B"/>
    <w:multiLevelType w:val="hybridMultilevel"/>
    <w:tmpl w:val="A0C66906"/>
    <w:lvl w:ilvl="0" w:tplc="A9860D7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D3880"/>
    <w:multiLevelType w:val="multilevel"/>
    <w:tmpl w:val="2DCE8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CBDEF"/>
    <w:multiLevelType w:val="hybridMultilevel"/>
    <w:tmpl w:val="FFFFFFFF"/>
    <w:lvl w:ilvl="0" w:tplc="9B360CD0">
      <w:start w:val="1"/>
      <w:numFmt w:val="bullet"/>
      <w:lvlText w:val=""/>
      <w:lvlJc w:val="left"/>
      <w:pPr>
        <w:ind w:left="720" w:hanging="360"/>
      </w:pPr>
      <w:rPr>
        <w:rFonts w:ascii="Symbol" w:hAnsi="Symbol" w:hint="default"/>
      </w:rPr>
    </w:lvl>
    <w:lvl w:ilvl="1" w:tplc="052A5986">
      <w:start w:val="1"/>
      <w:numFmt w:val="bullet"/>
      <w:lvlText w:val="o"/>
      <w:lvlJc w:val="left"/>
      <w:pPr>
        <w:ind w:left="1440" w:hanging="360"/>
      </w:pPr>
      <w:rPr>
        <w:rFonts w:ascii="Courier New" w:hAnsi="Courier New" w:hint="default"/>
      </w:rPr>
    </w:lvl>
    <w:lvl w:ilvl="2" w:tplc="DAA8F8E8">
      <w:start w:val="1"/>
      <w:numFmt w:val="bullet"/>
      <w:lvlText w:val=""/>
      <w:lvlJc w:val="left"/>
      <w:pPr>
        <w:ind w:left="2160" w:hanging="360"/>
      </w:pPr>
      <w:rPr>
        <w:rFonts w:ascii="Wingdings" w:hAnsi="Wingdings" w:hint="default"/>
      </w:rPr>
    </w:lvl>
    <w:lvl w:ilvl="3" w:tplc="974A797C">
      <w:start w:val="1"/>
      <w:numFmt w:val="bullet"/>
      <w:lvlText w:val=""/>
      <w:lvlJc w:val="left"/>
      <w:pPr>
        <w:ind w:left="2880" w:hanging="360"/>
      </w:pPr>
      <w:rPr>
        <w:rFonts w:ascii="Symbol" w:hAnsi="Symbol" w:hint="default"/>
      </w:rPr>
    </w:lvl>
    <w:lvl w:ilvl="4" w:tplc="182CB03E">
      <w:start w:val="1"/>
      <w:numFmt w:val="bullet"/>
      <w:lvlText w:val="o"/>
      <w:lvlJc w:val="left"/>
      <w:pPr>
        <w:ind w:left="3600" w:hanging="360"/>
      </w:pPr>
      <w:rPr>
        <w:rFonts w:ascii="Courier New" w:hAnsi="Courier New" w:hint="default"/>
      </w:rPr>
    </w:lvl>
    <w:lvl w:ilvl="5" w:tplc="BD5ADB9A">
      <w:start w:val="1"/>
      <w:numFmt w:val="bullet"/>
      <w:lvlText w:val=""/>
      <w:lvlJc w:val="left"/>
      <w:pPr>
        <w:ind w:left="4320" w:hanging="360"/>
      </w:pPr>
      <w:rPr>
        <w:rFonts w:ascii="Wingdings" w:hAnsi="Wingdings" w:hint="default"/>
      </w:rPr>
    </w:lvl>
    <w:lvl w:ilvl="6" w:tplc="54C47AE8">
      <w:start w:val="1"/>
      <w:numFmt w:val="bullet"/>
      <w:lvlText w:val=""/>
      <w:lvlJc w:val="left"/>
      <w:pPr>
        <w:ind w:left="5040" w:hanging="360"/>
      </w:pPr>
      <w:rPr>
        <w:rFonts w:ascii="Symbol" w:hAnsi="Symbol" w:hint="default"/>
      </w:rPr>
    </w:lvl>
    <w:lvl w:ilvl="7" w:tplc="A6FA5828">
      <w:start w:val="1"/>
      <w:numFmt w:val="bullet"/>
      <w:lvlText w:val="o"/>
      <w:lvlJc w:val="left"/>
      <w:pPr>
        <w:ind w:left="5760" w:hanging="360"/>
      </w:pPr>
      <w:rPr>
        <w:rFonts w:ascii="Courier New" w:hAnsi="Courier New" w:hint="default"/>
      </w:rPr>
    </w:lvl>
    <w:lvl w:ilvl="8" w:tplc="79401798">
      <w:start w:val="1"/>
      <w:numFmt w:val="bullet"/>
      <w:lvlText w:val=""/>
      <w:lvlJc w:val="left"/>
      <w:pPr>
        <w:ind w:left="6480" w:hanging="360"/>
      </w:pPr>
      <w:rPr>
        <w:rFonts w:ascii="Wingdings" w:hAnsi="Wingdings" w:hint="default"/>
      </w:rPr>
    </w:lvl>
  </w:abstractNum>
  <w:abstractNum w:abstractNumId="15" w15:restartNumberingAfterBreak="0">
    <w:nsid w:val="310550EC"/>
    <w:multiLevelType w:val="multilevel"/>
    <w:tmpl w:val="63D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D0A9D"/>
    <w:multiLevelType w:val="multilevel"/>
    <w:tmpl w:val="BD3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245AA"/>
    <w:multiLevelType w:val="multilevel"/>
    <w:tmpl w:val="8D6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E49F3"/>
    <w:multiLevelType w:val="hybridMultilevel"/>
    <w:tmpl w:val="761C8EEA"/>
    <w:lvl w:ilvl="0" w:tplc="FFFFFFFF">
      <w:start w:val="1"/>
      <w:numFmt w:val="decimal"/>
      <w:lvlText w:val="%1."/>
      <w:lvlJc w:val="left"/>
      <w:pPr>
        <w:ind w:left="720" w:hanging="360"/>
      </w:pPr>
      <w:rPr>
        <w:rFonts w:hint="default"/>
        <w:i w:val="0"/>
        <w:iCs/>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1D47CB"/>
    <w:multiLevelType w:val="multilevel"/>
    <w:tmpl w:val="E11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32414"/>
    <w:multiLevelType w:val="hybridMultilevel"/>
    <w:tmpl w:val="BB38E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BA1EC0"/>
    <w:multiLevelType w:val="hybridMultilevel"/>
    <w:tmpl w:val="F682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1B164A"/>
    <w:multiLevelType w:val="multilevel"/>
    <w:tmpl w:val="7CB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25F91"/>
    <w:multiLevelType w:val="multilevel"/>
    <w:tmpl w:val="F34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024E6"/>
    <w:multiLevelType w:val="multilevel"/>
    <w:tmpl w:val="71B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431E0"/>
    <w:multiLevelType w:val="hybridMultilevel"/>
    <w:tmpl w:val="7DE688EE"/>
    <w:lvl w:ilvl="0" w:tplc="F482A7C6">
      <w:start w:val="1"/>
      <w:numFmt w:val="decimal"/>
      <w:lvlText w:val="%1."/>
      <w:lvlJc w:val="left"/>
      <w:pPr>
        <w:ind w:left="720" w:hanging="360"/>
      </w:pPr>
      <w:rPr>
        <w:b/>
        <w:bCs/>
      </w:rPr>
    </w:lvl>
    <w:lvl w:ilvl="1" w:tplc="71CC0920">
      <w:start w:val="1"/>
      <w:numFmt w:val="lowerLetter"/>
      <w:lvlText w:val="%2."/>
      <w:lvlJc w:val="left"/>
      <w:pPr>
        <w:ind w:left="1440" w:hanging="360"/>
      </w:pPr>
      <w:rPr>
        <w:b w:val="0"/>
        <w:bCs w:val="0"/>
      </w:r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46D34830"/>
    <w:multiLevelType w:val="multilevel"/>
    <w:tmpl w:val="467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EB3569"/>
    <w:multiLevelType w:val="multilevel"/>
    <w:tmpl w:val="8FF0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06F4C"/>
    <w:multiLevelType w:val="hybridMultilevel"/>
    <w:tmpl w:val="86D0417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9" w15:restartNumberingAfterBreak="0">
    <w:nsid w:val="4C9778AA"/>
    <w:multiLevelType w:val="multilevel"/>
    <w:tmpl w:val="B0D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3664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04D708D"/>
    <w:multiLevelType w:val="hybridMultilevel"/>
    <w:tmpl w:val="E35251AC"/>
    <w:lvl w:ilvl="0" w:tplc="26D8752E">
      <w:start w:val="1"/>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156124C"/>
    <w:multiLevelType w:val="hybridMultilevel"/>
    <w:tmpl w:val="86D041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7CE4B36"/>
    <w:multiLevelType w:val="multilevel"/>
    <w:tmpl w:val="39A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E2B37"/>
    <w:multiLevelType w:val="multilevel"/>
    <w:tmpl w:val="550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C46A2"/>
    <w:multiLevelType w:val="hybridMultilevel"/>
    <w:tmpl w:val="09DA3C04"/>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5D0B3501"/>
    <w:multiLevelType w:val="multilevel"/>
    <w:tmpl w:val="570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07028"/>
    <w:multiLevelType w:val="hybridMultilevel"/>
    <w:tmpl w:val="7DE688EE"/>
    <w:lvl w:ilvl="0" w:tplc="F482A7C6">
      <w:start w:val="1"/>
      <w:numFmt w:val="decimal"/>
      <w:lvlText w:val="%1."/>
      <w:lvlJc w:val="left"/>
      <w:pPr>
        <w:ind w:left="720" w:hanging="360"/>
      </w:pPr>
      <w:rPr>
        <w:b/>
        <w:bCs/>
      </w:rPr>
    </w:lvl>
    <w:lvl w:ilvl="1" w:tplc="71CC0920">
      <w:start w:val="1"/>
      <w:numFmt w:val="lowerLetter"/>
      <w:lvlText w:val="%2."/>
      <w:lvlJc w:val="left"/>
      <w:pPr>
        <w:ind w:left="1440" w:hanging="360"/>
      </w:pPr>
      <w:rPr>
        <w:b w:val="0"/>
        <w:bCs w:val="0"/>
      </w:r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8" w15:restartNumberingAfterBreak="0">
    <w:nsid w:val="6B8E6407"/>
    <w:multiLevelType w:val="hybridMultilevel"/>
    <w:tmpl w:val="7CB8428A"/>
    <w:lvl w:ilvl="0" w:tplc="ADD2DEC0">
      <w:start w:val="1"/>
      <w:numFmt w:val="bullet"/>
      <w:lvlText w:val=""/>
      <w:lvlJc w:val="left"/>
      <w:pPr>
        <w:tabs>
          <w:tab w:val="num" w:pos="720"/>
        </w:tabs>
        <w:ind w:left="720" w:hanging="360"/>
      </w:pPr>
      <w:rPr>
        <w:rFonts w:ascii="Symbol" w:hAnsi="Symbol" w:hint="default"/>
        <w:sz w:val="20"/>
      </w:rPr>
    </w:lvl>
    <w:lvl w:ilvl="1" w:tplc="FCFCEDD4">
      <w:start w:val="1"/>
      <w:numFmt w:val="bullet"/>
      <w:lvlText w:val=""/>
      <w:lvlJc w:val="left"/>
      <w:pPr>
        <w:tabs>
          <w:tab w:val="num" w:pos="1440"/>
        </w:tabs>
        <w:ind w:left="1440" w:hanging="360"/>
      </w:pPr>
      <w:rPr>
        <w:rFonts w:ascii="Wingdings" w:hAnsi="Wingdings" w:hint="default"/>
        <w:sz w:val="20"/>
      </w:rPr>
    </w:lvl>
    <w:lvl w:ilvl="2" w:tplc="89CE3F0E" w:tentative="1">
      <w:start w:val="1"/>
      <w:numFmt w:val="bullet"/>
      <w:lvlText w:val=""/>
      <w:lvlJc w:val="left"/>
      <w:pPr>
        <w:tabs>
          <w:tab w:val="num" w:pos="2160"/>
        </w:tabs>
        <w:ind w:left="2160" w:hanging="360"/>
      </w:pPr>
      <w:rPr>
        <w:rFonts w:ascii="Wingdings" w:hAnsi="Wingdings" w:hint="default"/>
        <w:sz w:val="20"/>
      </w:rPr>
    </w:lvl>
    <w:lvl w:ilvl="3" w:tplc="7AAEE23E" w:tentative="1">
      <w:start w:val="1"/>
      <w:numFmt w:val="bullet"/>
      <w:lvlText w:val=""/>
      <w:lvlJc w:val="left"/>
      <w:pPr>
        <w:tabs>
          <w:tab w:val="num" w:pos="2880"/>
        </w:tabs>
        <w:ind w:left="2880" w:hanging="360"/>
      </w:pPr>
      <w:rPr>
        <w:rFonts w:ascii="Wingdings" w:hAnsi="Wingdings" w:hint="default"/>
        <w:sz w:val="20"/>
      </w:rPr>
    </w:lvl>
    <w:lvl w:ilvl="4" w:tplc="17CC5BA2" w:tentative="1">
      <w:start w:val="1"/>
      <w:numFmt w:val="bullet"/>
      <w:lvlText w:val=""/>
      <w:lvlJc w:val="left"/>
      <w:pPr>
        <w:tabs>
          <w:tab w:val="num" w:pos="3600"/>
        </w:tabs>
        <w:ind w:left="3600" w:hanging="360"/>
      </w:pPr>
      <w:rPr>
        <w:rFonts w:ascii="Wingdings" w:hAnsi="Wingdings" w:hint="default"/>
        <w:sz w:val="20"/>
      </w:rPr>
    </w:lvl>
    <w:lvl w:ilvl="5" w:tplc="F15601F0" w:tentative="1">
      <w:start w:val="1"/>
      <w:numFmt w:val="bullet"/>
      <w:lvlText w:val=""/>
      <w:lvlJc w:val="left"/>
      <w:pPr>
        <w:tabs>
          <w:tab w:val="num" w:pos="4320"/>
        </w:tabs>
        <w:ind w:left="4320" w:hanging="360"/>
      </w:pPr>
      <w:rPr>
        <w:rFonts w:ascii="Wingdings" w:hAnsi="Wingdings" w:hint="default"/>
        <w:sz w:val="20"/>
      </w:rPr>
    </w:lvl>
    <w:lvl w:ilvl="6" w:tplc="D21ABFF4" w:tentative="1">
      <w:start w:val="1"/>
      <w:numFmt w:val="bullet"/>
      <w:lvlText w:val=""/>
      <w:lvlJc w:val="left"/>
      <w:pPr>
        <w:tabs>
          <w:tab w:val="num" w:pos="5040"/>
        </w:tabs>
        <w:ind w:left="5040" w:hanging="360"/>
      </w:pPr>
      <w:rPr>
        <w:rFonts w:ascii="Wingdings" w:hAnsi="Wingdings" w:hint="default"/>
        <w:sz w:val="20"/>
      </w:rPr>
    </w:lvl>
    <w:lvl w:ilvl="7" w:tplc="9B4AD652" w:tentative="1">
      <w:start w:val="1"/>
      <w:numFmt w:val="bullet"/>
      <w:lvlText w:val=""/>
      <w:lvlJc w:val="left"/>
      <w:pPr>
        <w:tabs>
          <w:tab w:val="num" w:pos="5760"/>
        </w:tabs>
        <w:ind w:left="5760" w:hanging="360"/>
      </w:pPr>
      <w:rPr>
        <w:rFonts w:ascii="Wingdings" w:hAnsi="Wingdings" w:hint="default"/>
        <w:sz w:val="20"/>
      </w:rPr>
    </w:lvl>
    <w:lvl w:ilvl="8" w:tplc="B5889EA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F6615"/>
    <w:multiLevelType w:val="hybridMultilevel"/>
    <w:tmpl w:val="EF9241B2"/>
    <w:lvl w:ilvl="0" w:tplc="FFFFFFFF">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24515E0"/>
    <w:multiLevelType w:val="multilevel"/>
    <w:tmpl w:val="E14A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B07C0"/>
    <w:multiLevelType w:val="hybridMultilevel"/>
    <w:tmpl w:val="761C8EEA"/>
    <w:lvl w:ilvl="0" w:tplc="1236E072">
      <w:start w:val="1"/>
      <w:numFmt w:val="decimal"/>
      <w:lvlText w:val="%1."/>
      <w:lvlJc w:val="left"/>
      <w:pPr>
        <w:ind w:left="720" w:hanging="360"/>
      </w:pPr>
      <w:rPr>
        <w:rFonts w:hint="default"/>
        <w:i w:val="0"/>
        <w:iCs/>
        <w:color w:val="2F549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FA3427"/>
    <w:multiLevelType w:val="hybridMultilevel"/>
    <w:tmpl w:val="E514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937DD5"/>
    <w:multiLevelType w:val="multilevel"/>
    <w:tmpl w:val="4AC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A32BA"/>
    <w:multiLevelType w:val="hybridMultilevel"/>
    <w:tmpl w:val="7D5226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02869204">
    <w:abstractNumId w:val="7"/>
  </w:num>
  <w:num w:numId="2" w16cid:durableId="1034040142">
    <w:abstractNumId w:val="11"/>
  </w:num>
  <w:num w:numId="3" w16cid:durableId="1035934204">
    <w:abstractNumId w:val="22"/>
  </w:num>
  <w:num w:numId="4" w16cid:durableId="416947652">
    <w:abstractNumId w:val="29"/>
  </w:num>
  <w:num w:numId="5" w16cid:durableId="2096785569">
    <w:abstractNumId w:val="15"/>
  </w:num>
  <w:num w:numId="6" w16cid:durableId="1296640299">
    <w:abstractNumId w:val="4"/>
  </w:num>
  <w:num w:numId="7" w16cid:durableId="1266114051">
    <w:abstractNumId w:val="23"/>
  </w:num>
  <w:num w:numId="8" w16cid:durableId="1093091445">
    <w:abstractNumId w:val="36"/>
  </w:num>
  <w:num w:numId="9" w16cid:durableId="645204164">
    <w:abstractNumId w:val="41"/>
  </w:num>
  <w:num w:numId="10" w16cid:durableId="1396127861">
    <w:abstractNumId w:val="24"/>
  </w:num>
  <w:num w:numId="11" w16cid:durableId="1644891316">
    <w:abstractNumId w:val="6"/>
  </w:num>
  <w:num w:numId="12" w16cid:durableId="1930118221">
    <w:abstractNumId w:val="21"/>
  </w:num>
  <w:num w:numId="13" w16cid:durableId="1467697084">
    <w:abstractNumId w:val="0"/>
  </w:num>
  <w:num w:numId="14" w16cid:durableId="1805463285">
    <w:abstractNumId w:val="42"/>
  </w:num>
  <w:num w:numId="15" w16cid:durableId="230193334">
    <w:abstractNumId w:val="31"/>
  </w:num>
  <w:num w:numId="16" w16cid:durableId="233319110">
    <w:abstractNumId w:val="5"/>
  </w:num>
  <w:num w:numId="17" w16cid:durableId="1265193251">
    <w:abstractNumId w:val="20"/>
  </w:num>
  <w:num w:numId="18" w16cid:durableId="240993969">
    <w:abstractNumId w:val="38"/>
  </w:num>
  <w:num w:numId="19" w16cid:durableId="1395424976">
    <w:abstractNumId w:val="26"/>
  </w:num>
  <w:num w:numId="20" w16cid:durableId="1624191484">
    <w:abstractNumId w:val="43"/>
  </w:num>
  <w:num w:numId="21" w16cid:durableId="322857387">
    <w:abstractNumId w:val="17"/>
  </w:num>
  <w:num w:numId="22" w16cid:durableId="1199246239">
    <w:abstractNumId w:val="19"/>
  </w:num>
  <w:num w:numId="23" w16cid:durableId="1607497572">
    <w:abstractNumId w:val="34"/>
  </w:num>
  <w:num w:numId="24" w16cid:durableId="131680075">
    <w:abstractNumId w:val="16"/>
  </w:num>
  <w:num w:numId="25" w16cid:durableId="153449658">
    <w:abstractNumId w:val="33"/>
  </w:num>
  <w:num w:numId="26" w16cid:durableId="709502600">
    <w:abstractNumId w:val="27"/>
  </w:num>
  <w:num w:numId="27" w16cid:durableId="1900747210">
    <w:abstractNumId w:val="40"/>
  </w:num>
  <w:num w:numId="28" w16cid:durableId="1701084629">
    <w:abstractNumId w:val="30"/>
  </w:num>
  <w:num w:numId="29" w16cid:durableId="362248073">
    <w:abstractNumId w:val="2"/>
  </w:num>
  <w:num w:numId="30" w16cid:durableId="1051266540">
    <w:abstractNumId w:val="9"/>
  </w:num>
  <w:num w:numId="31" w16cid:durableId="826629705">
    <w:abstractNumId w:val="3"/>
  </w:num>
  <w:num w:numId="32" w16cid:durableId="1442335368">
    <w:abstractNumId w:val="39"/>
  </w:num>
  <w:num w:numId="33" w16cid:durableId="1414426686">
    <w:abstractNumId w:val="35"/>
  </w:num>
  <w:num w:numId="34" w16cid:durableId="1661612780">
    <w:abstractNumId w:val="1"/>
  </w:num>
  <w:num w:numId="35" w16cid:durableId="788278868">
    <w:abstractNumId w:val="18"/>
  </w:num>
  <w:num w:numId="36" w16cid:durableId="573589658">
    <w:abstractNumId w:val="25"/>
  </w:num>
  <w:num w:numId="37" w16cid:durableId="2141873081">
    <w:abstractNumId w:val="37"/>
  </w:num>
  <w:num w:numId="38" w16cid:durableId="586037421">
    <w:abstractNumId w:val="10"/>
  </w:num>
  <w:num w:numId="39" w16cid:durableId="1808476316">
    <w:abstractNumId w:val="12"/>
  </w:num>
  <w:num w:numId="40" w16cid:durableId="1358435241">
    <w:abstractNumId w:val="8"/>
  </w:num>
  <w:num w:numId="41" w16cid:durableId="1853492011">
    <w:abstractNumId w:val="13"/>
  </w:num>
  <w:num w:numId="42" w16cid:durableId="1420517437">
    <w:abstractNumId w:val="28"/>
  </w:num>
  <w:num w:numId="43" w16cid:durableId="669871713">
    <w:abstractNumId w:val="14"/>
  </w:num>
  <w:num w:numId="44" w16cid:durableId="537159586">
    <w:abstractNumId w:val="32"/>
  </w:num>
  <w:num w:numId="45" w16cid:durableId="26859009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CF"/>
    <w:rsid w:val="00000260"/>
    <w:rsid w:val="00000314"/>
    <w:rsid w:val="000004E9"/>
    <w:rsid w:val="00000DFF"/>
    <w:rsid w:val="0000130C"/>
    <w:rsid w:val="0000377D"/>
    <w:rsid w:val="00003EC0"/>
    <w:rsid w:val="000045FC"/>
    <w:rsid w:val="000047A0"/>
    <w:rsid w:val="00004FB0"/>
    <w:rsid w:val="000061F0"/>
    <w:rsid w:val="00007541"/>
    <w:rsid w:val="00014DEE"/>
    <w:rsid w:val="00016C20"/>
    <w:rsid w:val="0001796D"/>
    <w:rsid w:val="00020BCA"/>
    <w:rsid w:val="0002668B"/>
    <w:rsid w:val="00026FDB"/>
    <w:rsid w:val="00027569"/>
    <w:rsid w:val="00027906"/>
    <w:rsid w:val="000331E6"/>
    <w:rsid w:val="00037057"/>
    <w:rsid w:val="00041494"/>
    <w:rsid w:val="00041F0B"/>
    <w:rsid w:val="00042B33"/>
    <w:rsid w:val="000446DC"/>
    <w:rsid w:val="00044E51"/>
    <w:rsid w:val="00045C4F"/>
    <w:rsid w:val="00047D51"/>
    <w:rsid w:val="000505CE"/>
    <w:rsid w:val="00051183"/>
    <w:rsid w:val="00052819"/>
    <w:rsid w:val="000530D7"/>
    <w:rsid w:val="00053C09"/>
    <w:rsid w:val="000562B5"/>
    <w:rsid w:val="000617CF"/>
    <w:rsid w:val="0006272F"/>
    <w:rsid w:val="00062F6F"/>
    <w:rsid w:val="000630EC"/>
    <w:rsid w:val="00064EAD"/>
    <w:rsid w:val="00064F61"/>
    <w:rsid w:val="00066A58"/>
    <w:rsid w:val="0007275F"/>
    <w:rsid w:val="000733F7"/>
    <w:rsid w:val="00074CAE"/>
    <w:rsid w:val="00075750"/>
    <w:rsid w:val="000770C9"/>
    <w:rsid w:val="00080D1C"/>
    <w:rsid w:val="0008181A"/>
    <w:rsid w:val="00084146"/>
    <w:rsid w:val="00085030"/>
    <w:rsid w:val="000858EB"/>
    <w:rsid w:val="000903E2"/>
    <w:rsid w:val="0009255C"/>
    <w:rsid w:val="00092732"/>
    <w:rsid w:val="000949AB"/>
    <w:rsid w:val="00094FBF"/>
    <w:rsid w:val="00094FC6"/>
    <w:rsid w:val="00096FFA"/>
    <w:rsid w:val="000973DB"/>
    <w:rsid w:val="000A309B"/>
    <w:rsid w:val="000A31E9"/>
    <w:rsid w:val="000A5328"/>
    <w:rsid w:val="000A65EB"/>
    <w:rsid w:val="000A7E03"/>
    <w:rsid w:val="000B00B3"/>
    <w:rsid w:val="000B0CDE"/>
    <w:rsid w:val="000B1C62"/>
    <w:rsid w:val="000B1C99"/>
    <w:rsid w:val="000B2488"/>
    <w:rsid w:val="000B314E"/>
    <w:rsid w:val="000B33B7"/>
    <w:rsid w:val="000B5619"/>
    <w:rsid w:val="000B7AB7"/>
    <w:rsid w:val="000C04FA"/>
    <w:rsid w:val="000C1FD5"/>
    <w:rsid w:val="000C385E"/>
    <w:rsid w:val="000D216E"/>
    <w:rsid w:val="000D3D6A"/>
    <w:rsid w:val="000D6BF9"/>
    <w:rsid w:val="000D7D88"/>
    <w:rsid w:val="000E3135"/>
    <w:rsid w:val="000E371C"/>
    <w:rsid w:val="000E4CC0"/>
    <w:rsid w:val="000E560B"/>
    <w:rsid w:val="000E5CF4"/>
    <w:rsid w:val="000F2350"/>
    <w:rsid w:val="000F3515"/>
    <w:rsid w:val="000F512A"/>
    <w:rsid w:val="000F6996"/>
    <w:rsid w:val="000F6E0E"/>
    <w:rsid w:val="00100FDB"/>
    <w:rsid w:val="001025A2"/>
    <w:rsid w:val="00103214"/>
    <w:rsid w:val="00110D57"/>
    <w:rsid w:val="0011278F"/>
    <w:rsid w:val="001130D4"/>
    <w:rsid w:val="00113154"/>
    <w:rsid w:val="0011452B"/>
    <w:rsid w:val="00121AD3"/>
    <w:rsid w:val="001239B4"/>
    <w:rsid w:val="00124BCB"/>
    <w:rsid w:val="001260DB"/>
    <w:rsid w:val="00126FE9"/>
    <w:rsid w:val="00130253"/>
    <w:rsid w:val="00130FDD"/>
    <w:rsid w:val="001360DE"/>
    <w:rsid w:val="00136844"/>
    <w:rsid w:val="0014006A"/>
    <w:rsid w:val="00141150"/>
    <w:rsid w:val="00141357"/>
    <w:rsid w:val="00145350"/>
    <w:rsid w:val="001512BF"/>
    <w:rsid w:val="0015203A"/>
    <w:rsid w:val="00155B90"/>
    <w:rsid w:val="00156A3C"/>
    <w:rsid w:val="00156CDB"/>
    <w:rsid w:val="00157C86"/>
    <w:rsid w:val="00160448"/>
    <w:rsid w:val="00160A7B"/>
    <w:rsid w:val="001610D0"/>
    <w:rsid w:val="0016247F"/>
    <w:rsid w:val="00162F2D"/>
    <w:rsid w:val="00164B0D"/>
    <w:rsid w:val="00171DB1"/>
    <w:rsid w:val="00172574"/>
    <w:rsid w:val="00173C08"/>
    <w:rsid w:val="00173CD5"/>
    <w:rsid w:val="00184D7C"/>
    <w:rsid w:val="00185E67"/>
    <w:rsid w:val="0018D803"/>
    <w:rsid w:val="00196C45"/>
    <w:rsid w:val="001A1F2C"/>
    <w:rsid w:val="001A288D"/>
    <w:rsid w:val="001A2C16"/>
    <w:rsid w:val="001A6546"/>
    <w:rsid w:val="001A705A"/>
    <w:rsid w:val="001B0346"/>
    <w:rsid w:val="001B1822"/>
    <w:rsid w:val="001B1CDC"/>
    <w:rsid w:val="001B29A2"/>
    <w:rsid w:val="001B45CD"/>
    <w:rsid w:val="001B56DC"/>
    <w:rsid w:val="001B629B"/>
    <w:rsid w:val="001C0124"/>
    <w:rsid w:val="001C05ED"/>
    <w:rsid w:val="001C478D"/>
    <w:rsid w:val="001C4B7D"/>
    <w:rsid w:val="001C4D5E"/>
    <w:rsid w:val="001C5483"/>
    <w:rsid w:val="001C7A02"/>
    <w:rsid w:val="001E13F9"/>
    <w:rsid w:val="001E5F95"/>
    <w:rsid w:val="001E7782"/>
    <w:rsid w:val="001E7DD2"/>
    <w:rsid w:val="001F3453"/>
    <w:rsid w:val="001F4450"/>
    <w:rsid w:val="00201B15"/>
    <w:rsid w:val="00202966"/>
    <w:rsid w:val="00202C86"/>
    <w:rsid w:val="002071BA"/>
    <w:rsid w:val="00207CE2"/>
    <w:rsid w:val="00207D36"/>
    <w:rsid w:val="0021121C"/>
    <w:rsid w:val="002138DC"/>
    <w:rsid w:val="002173A2"/>
    <w:rsid w:val="002179F5"/>
    <w:rsid w:val="00220619"/>
    <w:rsid w:val="00220668"/>
    <w:rsid w:val="00223730"/>
    <w:rsid w:val="00223AC7"/>
    <w:rsid w:val="0022674D"/>
    <w:rsid w:val="00227003"/>
    <w:rsid w:val="00230AE5"/>
    <w:rsid w:val="00233B49"/>
    <w:rsid w:val="00242569"/>
    <w:rsid w:val="00246934"/>
    <w:rsid w:val="00254C56"/>
    <w:rsid w:val="00256358"/>
    <w:rsid w:val="00256610"/>
    <w:rsid w:val="00261813"/>
    <w:rsid w:val="00261B70"/>
    <w:rsid w:val="00261D05"/>
    <w:rsid w:val="002622D3"/>
    <w:rsid w:val="00262EBF"/>
    <w:rsid w:val="00263224"/>
    <w:rsid w:val="002653AE"/>
    <w:rsid w:val="002670A3"/>
    <w:rsid w:val="0026775D"/>
    <w:rsid w:val="0027047F"/>
    <w:rsid w:val="00275E3B"/>
    <w:rsid w:val="00281776"/>
    <w:rsid w:val="00282343"/>
    <w:rsid w:val="002823C2"/>
    <w:rsid w:val="002915E1"/>
    <w:rsid w:val="00292A82"/>
    <w:rsid w:val="002930E6"/>
    <w:rsid w:val="00293D84"/>
    <w:rsid w:val="00297257"/>
    <w:rsid w:val="00297831"/>
    <w:rsid w:val="002A2DC0"/>
    <w:rsid w:val="002A5856"/>
    <w:rsid w:val="002A74B1"/>
    <w:rsid w:val="002B1B19"/>
    <w:rsid w:val="002B6916"/>
    <w:rsid w:val="002B7837"/>
    <w:rsid w:val="002B7A3D"/>
    <w:rsid w:val="002C2C59"/>
    <w:rsid w:val="002C337A"/>
    <w:rsid w:val="002C491C"/>
    <w:rsid w:val="002D1789"/>
    <w:rsid w:val="002D22B1"/>
    <w:rsid w:val="002D2B1C"/>
    <w:rsid w:val="002D342A"/>
    <w:rsid w:val="002D6C1C"/>
    <w:rsid w:val="002D7BCF"/>
    <w:rsid w:val="002E19BF"/>
    <w:rsid w:val="002E1ADF"/>
    <w:rsid w:val="002E2CDE"/>
    <w:rsid w:val="002E4FDA"/>
    <w:rsid w:val="002E55B2"/>
    <w:rsid w:val="002E58CD"/>
    <w:rsid w:val="002E63C0"/>
    <w:rsid w:val="002F0B33"/>
    <w:rsid w:val="002F19AB"/>
    <w:rsid w:val="002F1C85"/>
    <w:rsid w:val="002F2574"/>
    <w:rsid w:val="002F2724"/>
    <w:rsid w:val="002F4024"/>
    <w:rsid w:val="002F4BF9"/>
    <w:rsid w:val="002F72A6"/>
    <w:rsid w:val="00300863"/>
    <w:rsid w:val="00305947"/>
    <w:rsid w:val="003120CC"/>
    <w:rsid w:val="00312422"/>
    <w:rsid w:val="00313DE0"/>
    <w:rsid w:val="0031454B"/>
    <w:rsid w:val="00316C58"/>
    <w:rsid w:val="00317356"/>
    <w:rsid w:val="00321C49"/>
    <w:rsid w:val="00321D7F"/>
    <w:rsid w:val="00321FA2"/>
    <w:rsid w:val="00323C40"/>
    <w:rsid w:val="0032486E"/>
    <w:rsid w:val="003253A7"/>
    <w:rsid w:val="00331195"/>
    <w:rsid w:val="00331586"/>
    <w:rsid w:val="00331EB5"/>
    <w:rsid w:val="003325A7"/>
    <w:rsid w:val="003340BA"/>
    <w:rsid w:val="00335858"/>
    <w:rsid w:val="00337986"/>
    <w:rsid w:val="00337A75"/>
    <w:rsid w:val="003403B8"/>
    <w:rsid w:val="00340DF9"/>
    <w:rsid w:val="00344A3C"/>
    <w:rsid w:val="00345A63"/>
    <w:rsid w:val="00345CF3"/>
    <w:rsid w:val="00345E69"/>
    <w:rsid w:val="0034724C"/>
    <w:rsid w:val="0035392B"/>
    <w:rsid w:val="00354C8E"/>
    <w:rsid w:val="003551BE"/>
    <w:rsid w:val="00356499"/>
    <w:rsid w:val="00361487"/>
    <w:rsid w:val="00364810"/>
    <w:rsid w:val="00366DE9"/>
    <w:rsid w:val="0037170C"/>
    <w:rsid w:val="003772C1"/>
    <w:rsid w:val="003772E3"/>
    <w:rsid w:val="00380B88"/>
    <w:rsid w:val="00380EC7"/>
    <w:rsid w:val="00385379"/>
    <w:rsid w:val="0039032E"/>
    <w:rsid w:val="00391338"/>
    <w:rsid w:val="00392720"/>
    <w:rsid w:val="00392911"/>
    <w:rsid w:val="00393DD3"/>
    <w:rsid w:val="00394CA3"/>
    <w:rsid w:val="00395D98"/>
    <w:rsid w:val="00396424"/>
    <w:rsid w:val="00397F91"/>
    <w:rsid w:val="003A04C2"/>
    <w:rsid w:val="003A1F8E"/>
    <w:rsid w:val="003A22E8"/>
    <w:rsid w:val="003A4FEE"/>
    <w:rsid w:val="003A54A3"/>
    <w:rsid w:val="003B5F9C"/>
    <w:rsid w:val="003B654A"/>
    <w:rsid w:val="003B7710"/>
    <w:rsid w:val="003C17A4"/>
    <w:rsid w:val="003C3F6D"/>
    <w:rsid w:val="003C418F"/>
    <w:rsid w:val="003C75C2"/>
    <w:rsid w:val="003D05A3"/>
    <w:rsid w:val="003D4112"/>
    <w:rsid w:val="003D59E1"/>
    <w:rsid w:val="003E09D4"/>
    <w:rsid w:val="003E19C2"/>
    <w:rsid w:val="003E620C"/>
    <w:rsid w:val="003E789B"/>
    <w:rsid w:val="003F1299"/>
    <w:rsid w:val="003F385E"/>
    <w:rsid w:val="003F4151"/>
    <w:rsid w:val="003F4A52"/>
    <w:rsid w:val="004017EF"/>
    <w:rsid w:val="00403087"/>
    <w:rsid w:val="004036CA"/>
    <w:rsid w:val="004038B2"/>
    <w:rsid w:val="00403D59"/>
    <w:rsid w:val="00407027"/>
    <w:rsid w:val="004131C2"/>
    <w:rsid w:val="00414E5B"/>
    <w:rsid w:val="00415112"/>
    <w:rsid w:val="0041552F"/>
    <w:rsid w:val="00423BB4"/>
    <w:rsid w:val="00424AD1"/>
    <w:rsid w:val="0042692F"/>
    <w:rsid w:val="00427007"/>
    <w:rsid w:val="004308D3"/>
    <w:rsid w:val="00433ADD"/>
    <w:rsid w:val="00433ED2"/>
    <w:rsid w:val="0043404E"/>
    <w:rsid w:val="00435277"/>
    <w:rsid w:val="00443B69"/>
    <w:rsid w:val="00444353"/>
    <w:rsid w:val="00446028"/>
    <w:rsid w:val="0044777C"/>
    <w:rsid w:val="00450129"/>
    <w:rsid w:val="004528DF"/>
    <w:rsid w:val="004558DE"/>
    <w:rsid w:val="0045642C"/>
    <w:rsid w:val="004631C6"/>
    <w:rsid w:val="00466391"/>
    <w:rsid w:val="004678AC"/>
    <w:rsid w:val="0047120E"/>
    <w:rsid w:val="004749D1"/>
    <w:rsid w:val="00474BCA"/>
    <w:rsid w:val="004752E2"/>
    <w:rsid w:val="004766E0"/>
    <w:rsid w:val="00480EBB"/>
    <w:rsid w:val="00481685"/>
    <w:rsid w:val="0049271B"/>
    <w:rsid w:val="00493970"/>
    <w:rsid w:val="00493ECE"/>
    <w:rsid w:val="004968A4"/>
    <w:rsid w:val="004978E4"/>
    <w:rsid w:val="004A0DB4"/>
    <w:rsid w:val="004A340D"/>
    <w:rsid w:val="004A5BB0"/>
    <w:rsid w:val="004A79DA"/>
    <w:rsid w:val="004B1762"/>
    <w:rsid w:val="004B24D7"/>
    <w:rsid w:val="004B2EC1"/>
    <w:rsid w:val="004B719D"/>
    <w:rsid w:val="004C33A0"/>
    <w:rsid w:val="004C3F8F"/>
    <w:rsid w:val="004D10A6"/>
    <w:rsid w:val="004D3887"/>
    <w:rsid w:val="004D48AC"/>
    <w:rsid w:val="004D51EB"/>
    <w:rsid w:val="004E0185"/>
    <w:rsid w:val="004E3CED"/>
    <w:rsid w:val="004E5521"/>
    <w:rsid w:val="004E74B8"/>
    <w:rsid w:val="004E778B"/>
    <w:rsid w:val="004E7E74"/>
    <w:rsid w:val="004F0FB9"/>
    <w:rsid w:val="004F104A"/>
    <w:rsid w:val="004F355B"/>
    <w:rsid w:val="004F378F"/>
    <w:rsid w:val="004F5355"/>
    <w:rsid w:val="004F6942"/>
    <w:rsid w:val="00500263"/>
    <w:rsid w:val="005012C0"/>
    <w:rsid w:val="005013FB"/>
    <w:rsid w:val="00502612"/>
    <w:rsid w:val="00503833"/>
    <w:rsid w:val="00504BD8"/>
    <w:rsid w:val="005050D9"/>
    <w:rsid w:val="00505D5A"/>
    <w:rsid w:val="00506ED9"/>
    <w:rsid w:val="00506FEC"/>
    <w:rsid w:val="00517043"/>
    <w:rsid w:val="0052039B"/>
    <w:rsid w:val="005234F5"/>
    <w:rsid w:val="00523F20"/>
    <w:rsid w:val="00524C18"/>
    <w:rsid w:val="005255C6"/>
    <w:rsid w:val="00525679"/>
    <w:rsid w:val="00525E91"/>
    <w:rsid w:val="005310FA"/>
    <w:rsid w:val="00532156"/>
    <w:rsid w:val="00534C86"/>
    <w:rsid w:val="00535B4E"/>
    <w:rsid w:val="005367E9"/>
    <w:rsid w:val="00537522"/>
    <w:rsid w:val="00537ED0"/>
    <w:rsid w:val="0054078B"/>
    <w:rsid w:val="00540AA2"/>
    <w:rsid w:val="005419B6"/>
    <w:rsid w:val="005429AA"/>
    <w:rsid w:val="0055071F"/>
    <w:rsid w:val="00551A94"/>
    <w:rsid w:val="00551E8E"/>
    <w:rsid w:val="00555D46"/>
    <w:rsid w:val="00560003"/>
    <w:rsid w:val="005601ED"/>
    <w:rsid w:val="00560A09"/>
    <w:rsid w:val="00565508"/>
    <w:rsid w:val="00566550"/>
    <w:rsid w:val="0057260B"/>
    <w:rsid w:val="005736FB"/>
    <w:rsid w:val="005757A5"/>
    <w:rsid w:val="00575DE7"/>
    <w:rsid w:val="00577398"/>
    <w:rsid w:val="00580B4D"/>
    <w:rsid w:val="00581282"/>
    <w:rsid w:val="00585836"/>
    <w:rsid w:val="00586A47"/>
    <w:rsid w:val="00586ACE"/>
    <w:rsid w:val="00593FD9"/>
    <w:rsid w:val="00594DC6"/>
    <w:rsid w:val="00596115"/>
    <w:rsid w:val="005A3484"/>
    <w:rsid w:val="005A3EB8"/>
    <w:rsid w:val="005A45C6"/>
    <w:rsid w:val="005A4AE3"/>
    <w:rsid w:val="005A4E2A"/>
    <w:rsid w:val="005A5996"/>
    <w:rsid w:val="005B2921"/>
    <w:rsid w:val="005B58D9"/>
    <w:rsid w:val="005C065C"/>
    <w:rsid w:val="005C2399"/>
    <w:rsid w:val="005C2632"/>
    <w:rsid w:val="005C5FC8"/>
    <w:rsid w:val="005D083C"/>
    <w:rsid w:val="005D7660"/>
    <w:rsid w:val="005E253C"/>
    <w:rsid w:val="005E3E77"/>
    <w:rsid w:val="005E459A"/>
    <w:rsid w:val="005E4AB3"/>
    <w:rsid w:val="005E4D3E"/>
    <w:rsid w:val="005E6F41"/>
    <w:rsid w:val="005F3041"/>
    <w:rsid w:val="005F3DAF"/>
    <w:rsid w:val="005F4C39"/>
    <w:rsid w:val="005F5706"/>
    <w:rsid w:val="005F5854"/>
    <w:rsid w:val="005F5B63"/>
    <w:rsid w:val="005F693F"/>
    <w:rsid w:val="005F7C7F"/>
    <w:rsid w:val="00600CFE"/>
    <w:rsid w:val="006042BA"/>
    <w:rsid w:val="006070D2"/>
    <w:rsid w:val="00610ADF"/>
    <w:rsid w:val="00612F49"/>
    <w:rsid w:val="00612FF6"/>
    <w:rsid w:val="00613169"/>
    <w:rsid w:val="00614F50"/>
    <w:rsid w:val="0061591A"/>
    <w:rsid w:val="0061595A"/>
    <w:rsid w:val="00615FA4"/>
    <w:rsid w:val="00617B9A"/>
    <w:rsid w:val="0062065C"/>
    <w:rsid w:val="0062431A"/>
    <w:rsid w:val="00627117"/>
    <w:rsid w:val="006350C2"/>
    <w:rsid w:val="00635ED9"/>
    <w:rsid w:val="0064086A"/>
    <w:rsid w:val="006426B6"/>
    <w:rsid w:val="006453FA"/>
    <w:rsid w:val="00646504"/>
    <w:rsid w:val="006477D3"/>
    <w:rsid w:val="00653CBC"/>
    <w:rsid w:val="006563D0"/>
    <w:rsid w:val="00657596"/>
    <w:rsid w:val="00660FDE"/>
    <w:rsid w:val="006626E9"/>
    <w:rsid w:val="006642F6"/>
    <w:rsid w:val="00665C12"/>
    <w:rsid w:val="00667055"/>
    <w:rsid w:val="00671005"/>
    <w:rsid w:val="006769F8"/>
    <w:rsid w:val="00677FA1"/>
    <w:rsid w:val="006820C8"/>
    <w:rsid w:val="00682338"/>
    <w:rsid w:val="00682D56"/>
    <w:rsid w:val="006912DC"/>
    <w:rsid w:val="006933A0"/>
    <w:rsid w:val="00695F9D"/>
    <w:rsid w:val="00697BC4"/>
    <w:rsid w:val="006A09D6"/>
    <w:rsid w:val="006A1B27"/>
    <w:rsid w:val="006A2565"/>
    <w:rsid w:val="006A39AD"/>
    <w:rsid w:val="006B394C"/>
    <w:rsid w:val="006B442C"/>
    <w:rsid w:val="006B502D"/>
    <w:rsid w:val="006C57E2"/>
    <w:rsid w:val="006C5950"/>
    <w:rsid w:val="006C677C"/>
    <w:rsid w:val="006C720A"/>
    <w:rsid w:val="006D0290"/>
    <w:rsid w:val="006D0956"/>
    <w:rsid w:val="006D4D95"/>
    <w:rsid w:val="006D6B6C"/>
    <w:rsid w:val="006D6E28"/>
    <w:rsid w:val="006E13FA"/>
    <w:rsid w:val="006E1497"/>
    <w:rsid w:val="006E241C"/>
    <w:rsid w:val="006E7DD7"/>
    <w:rsid w:val="006F1EA8"/>
    <w:rsid w:val="006F29D7"/>
    <w:rsid w:val="006F60AD"/>
    <w:rsid w:val="0070036B"/>
    <w:rsid w:val="00702FAB"/>
    <w:rsid w:val="00703603"/>
    <w:rsid w:val="00703CD6"/>
    <w:rsid w:val="00704E85"/>
    <w:rsid w:val="0071021B"/>
    <w:rsid w:val="007126CB"/>
    <w:rsid w:val="0071338B"/>
    <w:rsid w:val="007204ED"/>
    <w:rsid w:val="0072575F"/>
    <w:rsid w:val="00725C83"/>
    <w:rsid w:val="00726CBF"/>
    <w:rsid w:val="00727B57"/>
    <w:rsid w:val="00734FCB"/>
    <w:rsid w:val="00735F57"/>
    <w:rsid w:val="00737921"/>
    <w:rsid w:val="0074282C"/>
    <w:rsid w:val="00743C46"/>
    <w:rsid w:val="00744831"/>
    <w:rsid w:val="00754FD3"/>
    <w:rsid w:val="00756D30"/>
    <w:rsid w:val="00757C81"/>
    <w:rsid w:val="00764EA9"/>
    <w:rsid w:val="007658AE"/>
    <w:rsid w:val="00766760"/>
    <w:rsid w:val="00771472"/>
    <w:rsid w:val="007726E5"/>
    <w:rsid w:val="007729E2"/>
    <w:rsid w:val="0077453F"/>
    <w:rsid w:val="007745AD"/>
    <w:rsid w:val="00776ADE"/>
    <w:rsid w:val="007817FB"/>
    <w:rsid w:val="007846BD"/>
    <w:rsid w:val="00785925"/>
    <w:rsid w:val="00792C7E"/>
    <w:rsid w:val="00793B82"/>
    <w:rsid w:val="00795204"/>
    <w:rsid w:val="00796AEE"/>
    <w:rsid w:val="00797635"/>
    <w:rsid w:val="007A3AE2"/>
    <w:rsid w:val="007A3BFF"/>
    <w:rsid w:val="007A41B0"/>
    <w:rsid w:val="007A58CB"/>
    <w:rsid w:val="007B0FE6"/>
    <w:rsid w:val="007B2025"/>
    <w:rsid w:val="007B2067"/>
    <w:rsid w:val="007B6A95"/>
    <w:rsid w:val="007B7A9D"/>
    <w:rsid w:val="007C28CF"/>
    <w:rsid w:val="007C29D6"/>
    <w:rsid w:val="007C320C"/>
    <w:rsid w:val="007C3499"/>
    <w:rsid w:val="007C756E"/>
    <w:rsid w:val="007D18EC"/>
    <w:rsid w:val="007D1DF4"/>
    <w:rsid w:val="007D4EFC"/>
    <w:rsid w:val="007D510E"/>
    <w:rsid w:val="007D59D4"/>
    <w:rsid w:val="007D7C67"/>
    <w:rsid w:val="007E257C"/>
    <w:rsid w:val="007E43B5"/>
    <w:rsid w:val="007E685F"/>
    <w:rsid w:val="007F017D"/>
    <w:rsid w:val="007F3901"/>
    <w:rsid w:val="007F3E78"/>
    <w:rsid w:val="007F75EE"/>
    <w:rsid w:val="0080203C"/>
    <w:rsid w:val="008024B9"/>
    <w:rsid w:val="008047B6"/>
    <w:rsid w:val="00812F7D"/>
    <w:rsid w:val="008152A9"/>
    <w:rsid w:val="0081617A"/>
    <w:rsid w:val="00817F8C"/>
    <w:rsid w:val="00821B12"/>
    <w:rsid w:val="0082397A"/>
    <w:rsid w:val="008246A1"/>
    <w:rsid w:val="00824735"/>
    <w:rsid w:val="008257D8"/>
    <w:rsid w:val="00826077"/>
    <w:rsid w:val="008267A9"/>
    <w:rsid w:val="00830BB0"/>
    <w:rsid w:val="00831732"/>
    <w:rsid w:val="00831B7C"/>
    <w:rsid w:val="00832A94"/>
    <w:rsid w:val="00832E80"/>
    <w:rsid w:val="00833ABE"/>
    <w:rsid w:val="00835506"/>
    <w:rsid w:val="00836269"/>
    <w:rsid w:val="0084095A"/>
    <w:rsid w:val="008425AB"/>
    <w:rsid w:val="008435F6"/>
    <w:rsid w:val="00845F4B"/>
    <w:rsid w:val="00846395"/>
    <w:rsid w:val="00850841"/>
    <w:rsid w:val="008514EE"/>
    <w:rsid w:val="00851FA2"/>
    <w:rsid w:val="00853B78"/>
    <w:rsid w:val="008542B6"/>
    <w:rsid w:val="008568A7"/>
    <w:rsid w:val="008572B1"/>
    <w:rsid w:val="00857879"/>
    <w:rsid w:val="00861EA4"/>
    <w:rsid w:val="00863EF4"/>
    <w:rsid w:val="0086443C"/>
    <w:rsid w:val="00870318"/>
    <w:rsid w:val="008704DC"/>
    <w:rsid w:val="00871634"/>
    <w:rsid w:val="008728DD"/>
    <w:rsid w:val="00872986"/>
    <w:rsid w:val="008737DA"/>
    <w:rsid w:val="00880576"/>
    <w:rsid w:val="008813BE"/>
    <w:rsid w:val="0088299E"/>
    <w:rsid w:val="00882C92"/>
    <w:rsid w:val="00882F8F"/>
    <w:rsid w:val="00886ECA"/>
    <w:rsid w:val="00892B51"/>
    <w:rsid w:val="00892E5F"/>
    <w:rsid w:val="00893426"/>
    <w:rsid w:val="008955BB"/>
    <w:rsid w:val="00895872"/>
    <w:rsid w:val="008A0256"/>
    <w:rsid w:val="008A0257"/>
    <w:rsid w:val="008A1680"/>
    <w:rsid w:val="008A6151"/>
    <w:rsid w:val="008A6B0A"/>
    <w:rsid w:val="008B1622"/>
    <w:rsid w:val="008B1ACB"/>
    <w:rsid w:val="008B5F79"/>
    <w:rsid w:val="008B658F"/>
    <w:rsid w:val="008B6C96"/>
    <w:rsid w:val="008B7A7C"/>
    <w:rsid w:val="008C227C"/>
    <w:rsid w:val="008C245A"/>
    <w:rsid w:val="008C2F70"/>
    <w:rsid w:val="008C386A"/>
    <w:rsid w:val="008C4075"/>
    <w:rsid w:val="008C564C"/>
    <w:rsid w:val="008C6A36"/>
    <w:rsid w:val="008C7690"/>
    <w:rsid w:val="008D1FF7"/>
    <w:rsid w:val="008D24FB"/>
    <w:rsid w:val="008D2F6C"/>
    <w:rsid w:val="008D3772"/>
    <w:rsid w:val="008D506C"/>
    <w:rsid w:val="008E4503"/>
    <w:rsid w:val="008E4584"/>
    <w:rsid w:val="008E4FFF"/>
    <w:rsid w:val="008E5BCA"/>
    <w:rsid w:val="008E76DF"/>
    <w:rsid w:val="008E7DCB"/>
    <w:rsid w:val="008F11E6"/>
    <w:rsid w:val="009009FF"/>
    <w:rsid w:val="00904233"/>
    <w:rsid w:val="00905B96"/>
    <w:rsid w:val="0090639B"/>
    <w:rsid w:val="00906639"/>
    <w:rsid w:val="00906A90"/>
    <w:rsid w:val="009073E4"/>
    <w:rsid w:val="00910086"/>
    <w:rsid w:val="00910FF6"/>
    <w:rsid w:val="0091486D"/>
    <w:rsid w:val="00920E5F"/>
    <w:rsid w:val="00921192"/>
    <w:rsid w:val="0092135E"/>
    <w:rsid w:val="00922385"/>
    <w:rsid w:val="00922D1A"/>
    <w:rsid w:val="00924B2C"/>
    <w:rsid w:val="00926796"/>
    <w:rsid w:val="00926B88"/>
    <w:rsid w:val="00930834"/>
    <w:rsid w:val="009309F2"/>
    <w:rsid w:val="00930CD9"/>
    <w:rsid w:val="00931258"/>
    <w:rsid w:val="009318CA"/>
    <w:rsid w:val="009326DE"/>
    <w:rsid w:val="00933478"/>
    <w:rsid w:val="00933922"/>
    <w:rsid w:val="00933CBE"/>
    <w:rsid w:val="00934CD4"/>
    <w:rsid w:val="00937509"/>
    <w:rsid w:val="009375FD"/>
    <w:rsid w:val="00937736"/>
    <w:rsid w:val="0094482E"/>
    <w:rsid w:val="00944B94"/>
    <w:rsid w:val="009450A9"/>
    <w:rsid w:val="009465A1"/>
    <w:rsid w:val="00947DCA"/>
    <w:rsid w:val="009525D1"/>
    <w:rsid w:val="00952950"/>
    <w:rsid w:val="0095315B"/>
    <w:rsid w:val="0095349C"/>
    <w:rsid w:val="00954D24"/>
    <w:rsid w:val="00954F16"/>
    <w:rsid w:val="00955723"/>
    <w:rsid w:val="00956664"/>
    <w:rsid w:val="00960300"/>
    <w:rsid w:val="009610EB"/>
    <w:rsid w:val="00961241"/>
    <w:rsid w:val="00964DAB"/>
    <w:rsid w:val="00965F99"/>
    <w:rsid w:val="00966189"/>
    <w:rsid w:val="009669F4"/>
    <w:rsid w:val="00966BA2"/>
    <w:rsid w:val="00967DAB"/>
    <w:rsid w:val="009745E3"/>
    <w:rsid w:val="00974DB0"/>
    <w:rsid w:val="009811A5"/>
    <w:rsid w:val="009913E5"/>
    <w:rsid w:val="009923ED"/>
    <w:rsid w:val="009A366C"/>
    <w:rsid w:val="009A4ED7"/>
    <w:rsid w:val="009A7CE4"/>
    <w:rsid w:val="009B1F7D"/>
    <w:rsid w:val="009B2ACB"/>
    <w:rsid w:val="009B35CF"/>
    <w:rsid w:val="009B3EA0"/>
    <w:rsid w:val="009B5162"/>
    <w:rsid w:val="009B52EF"/>
    <w:rsid w:val="009C0E98"/>
    <w:rsid w:val="009C2638"/>
    <w:rsid w:val="009C3515"/>
    <w:rsid w:val="009C37A1"/>
    <w:rsid w:val="009C39A2"/>
    <w:rsid w:val="009D02C2"/>
    <w:rsid w:val="009D08D8"/>
    <w:rsid w:val="009D25C6"/>
    <w:rsid w:val="009D5115"/>
    <w:rsid w:val="009D5403"/>
    <w:rsid w:val="009E456D"/>
    <w:rsid w:val="009E5877"/>
    <w:rsid w:val="009E6BB8"/>
    <w:rsid w:val="009F42F6"/>
    <w:rsid w:val="009F4C7E"/>
    <w:rsid w:val="009F4EB0"/>
    <w:rsid w:val="009F6069"/>
    <w:rsid w:val="009F7022"/>
    <w:rsid w:val="009F7574"/>
    <w:rsid w:val="009F7782"/>
    <w:rsid w:val="00A00444"/>
    <w:rsid w:val="00A01520"/>
    <w:rsid w:val="00A028A3"/>
    <w:rsid w:val="00A039C6"/>
    <w:rsid w:val="00A06A08"/>
    <w:rsid w:val="00A1039C"/>
    <w:rsid w:val="00A1098C"/>
    <w:rsid w:val="00A10C40"/>
    <w:rsid w:val="00A115B4"/>
    <w:rsid w:val="00A12998"/>
    <w:rsid w:val="00A14619"/>
    <w:rsid w:val="00A14CE5"/>
    <w:rsid w:val="00A17B23"/>
    <w:rsid w:val="00A22B7B"/>
    <w:rsid w:val="00A2419A"/>
    <w:rsid w:val="00A24EB0"/>
    <w:rsid w:val="00A26158"/>
    <w:rsid w:val="00A26F8A"/>
    <w:rsid w:val="00A301CB"/>
    <w:rsid w:val="00A349EA"/>
    <w:rsid w:val="00A44C6E"/>
    <w:rsid w:val="00A468E4"/>
    <w:rsid w:val="00A47792"/>
    <w:rsid w:val="00A47957"/>
    <w:rsid w:val="00A50BE0"/>
    <w:rsid w:val="00A5107C"/>
    <w:rsid w:val="00A518B4"/>
    <w:rsid w:val="00A55C11"/>
    <w:rsid w:val="00A60E54"/>
    <w:rsid w:val="00A60F79"/>
    <w:rsid w:val="00A61E27"/>
    <w:rsid w:val="00A671D0"/>
    <w:rsid w:val="00A67F84"/>
    <w:rsid w:val="00A7372B"/>
    <w:rsid w:val="00A756BA"/>
    <w:rsid w:val="00A801DA"/>
    <w:rsid w:val="00A846EB"/>
    <w:rsid w:val="00A861C4"/>
    <w:rsid w:val="00A90CDB"/>
    <w:rsid w:val="00A914CD"/>
    <w:rsid w:val="00A93DD1"/>
    <w:rsid w:val="00A942E0"/>
    <w:rsid w:val="00A947DB"/>
    <w:rsid w:val="00A96746"/>
    <w:rsid w:val="00A97D05"/>
    <w:rsid w:val="00AA0E2F"/>
    <w:rsid w:val="00AA44D7"/>
    <w:rsid w:val="00AA57A6"/>
    <w:rsid w:val="00AB0100"/>
    <w:rsid w:val="00AB1623"/>
    <w:rsid w:val="00AB17B8"/>
    <w:rsid w:val="00AB1BB0"/>
    <w:rsid w:val="00AB5783"/>
    <w:rsid w:val="00AB6BEA"/>
    <w:rsid w:val="00AC0595"/>
    <w:rsid w:val="00AC2177"/>
    <w:rsid w:val="00AD14A8"/>
    <w:rsid w:val="00AD335F"/>
    <w:rsid w:val="00AD3743"/>
    <w:rsid w:val="00AD4079"/>
    <w:rsid w:val="00AD64EE"/>
    <w:rsid w:val="00AD6996"/>
    <w:rsid w:val="00AD7193"/>
    <w:rsid w:val="00AD791C"/>
    <w:rsid w:val="00AE0533"/>
    <w:rsid w:val="00AE13A9"/>
    <w:rsid w:val="00AE1D3E"/>
    <w:rsid w:val="00AE3E9B"/>
    <w:rsid w:val="00AE6CD6"/>
    <w:rsid w:val="00AF0B95"/>
    <w:rsid w:val="00AF0D4D"/>
    <w:rsid w:val="00AF55BA"/>
    <w:rsid w:val="00AF6363"/>
    <w:rsid w:val="00AF69A6"/>
    <w:rsid w:val="00B005F6"/>
    <w:rsid w:val="00B0138D"/>
    <w:rsid w:val="00B02686"/>
    <w:rsid w:val="00B03415"/>
    <w:rsid w:val="00B03598"/>
    <w:rsid w:val="00B05FA7"/>
    <w:rsid w:val="00B0756D"/>
    <w:rsid w:val="00B1030C"/>
    <w:rsid w:val="00B1084E"/>
    <w:rsid w:val="00B11D3E"/>
    <w:rsid w:val="00B12073"/>
    <w:rsid w:val="00B158F0"/>
    <w:rsid w:val="00B16C57"/>
    <w:rsid w:val="00B2094D"/>
    <w:rsid w:val="00B21D27"/>
    <w:rsid w:val="00B230A2"/>
    <w:rsid w:val="00B240B1"/>
    <w:rsid w:val="00B308FA"/>
    <w:rsid w:val="00B31228"/>
    <w:rsid w:val="00B33D41"/>
    <w:rsid w:val="00B34227"/>
    <w:rsid w:val="00B366B3"/>
    <w:rsid w:val="00B36932"/>
    <w:rsid w:val="00B36F27"/>
    <w:rsid w:val="00B37F2F"/>
    <w:rsid w:val="00B4344B"/>
    <w:rsid w:val="00B5352E"/>
    <w:rsid w:val="00B554A7"/>
    <w:rsid w:val="00B555C3"/>
    <w:rsid w:val="00B556A0"/>
    <w:rsid w:val="00B5638C"/>
    <w:rsid w:val="00B57349"/>
    <w:rsid w:val="00B67DF3"/>
    <w:rsid w:val="00B707E8"/>
    <w:rsid w:val="00B70A57"/>
    <w:rsid w:val="00B71A90"/>
    <w:rsid w:val="00B732CF"/>
    <w:rsid w:val="00B74F7D"/>
    <w:rsid w:val="00B75E43"/>
    <w:rsid w:val="00B8058E"/>
    <w:rsid w:val="00B80CC2"/>
    <w:rsid w:val="00B80EC6"/>
    <w:rsid w:val="00B82133"/>
    <w:rsid w:val="00B8544C"/>
    <w:rsid w:val="00B86A41"/>
    <w:rsid w:val="00B8754C"/>
    <w:rsid w:val="00B90160"/>
    <w:rsid w:val="00B914FE"/>
    <w:rsid w:val="00B91581"/>
    <w:rsid w:val="00B95309"/>
    <w:rsid w:val="00B9572D"/>
    <w:rsid w:val="00B97C01"/>
    <w:rsid w:val="00BA1317"/>
    <w:rsid w:val="00BA22CA"/>
    <w:rsid w:val="00BA3CCE"/>
    <w:rsid w:val="00BA4520"/>
    <w:rsid w:val="00BA56F6"/>
    <w:rsid w:val="00BB1537"/>
    <w:rsid w:val="00BB1786"/>
    <w:rsid w:val="00BB19D6"/>
    <w:rsid w:val="00BB47D0"/>
    <w:rsid w:val="00BB74F0"/>
    <w:rsid w:val="00BC0811"/>
    <w:rsid w:val="00BC217F"/>
    <w:rsid w:val="00BC3682"/>
    <w:rsid w:val="00BD13F6"/>
    <w:rsid w:val="00BD1985"/>
    <w:rsid w:val="00BD1F92"/>
    <w:rsid w:val="00BD2265"/>
    <w:rsid w:val="00BD4CBB"/>
    <w:rsid w:val="00BD4E41"/>
    <w:rsid w:val="00BD6D95"/>
    <w:rsid w:val="00BD793C"/>
    <w:rsid w:val="00BE103C"/>
    <w:rsid w:val="00BE34FB"/>
    <w:rsid w:val="00BE4C20"/>
    <w:rsid w:val="00BE5187"/>
    <w:rsid w:val="00BE6A19"/>
    <w:rsid w:val="00BE6C5C"/>
    <w:rsid w:val="00BF074A"/>
    <w:rsid w:val="00BF0CEC"/>
    <w:rsid w:val="00BF70FC"/>
    <w:rsid w:val="00BF7136"/>
    <w:rsid w:val="00C03A53"/>
    <w:rsid w:val="00C0701D"/>
    <w:rsid w:val="00C10975"/>
    <w:rsid w:val="00C10AE5"/>
    <w:rsid w:val="00C11F1F"/>
    <w:rsid w:val="00C13049"/>
    <w:rsid w:val="00C15C1F"/>
    <w:rsid w:val="00C21C61"/>
    <w:rsid w:val="00C2291E"/>
    <w:rsid w:val="00C23837"/>
    <w:rsid w:val="00C2671D"/>
    <w:rsid w:val="00C27269"/>
    <w:rsid w:val="00C328A7"/>
    <w:rsid w:val="00C33EBD"/>
    <w:rsid w:val="00C342EB"/>
    <w:rsid w:val="00C367C7"/>
    <w:rsid w:val="00C37261"/>
    <w:rsid w:val="00C417C9"/>
    <w:rsid w:val="00C459F8"/>
    <w:rsid w:val="00C46D51"/>
    <w:rsid w:val="00C47937"/>
    <w:rsid w:val="00C47B69"/>
    <w:rsid w:val="00C47F11"/>
    <w:rsid w:val="00C50DBC"/>
    <w:rsid w:val="00C514E8"/>
    <w:rsid w:val="00C51F0D"/>
    <w:rsid w:val="00C52CFF"/>
    <w:rsid w:val="00C54396"/>
    <w:rsid w:val="00C54F98"/>
    <w:rsid w:val="00C5580D"/>
    <w:rsid w:val="00C57E48"/>
    <w:rsid w:val="00C647E2"/>
    <w:rsid w:val="00C66B79"/>
    <w:rsid w:val="00C67443"/>
    <w:rsid w:val="00C70A67"/>
    <w:rsid w:val="00C71976"/>
    <w:rsid w:val="00C71F5B"/>
    <w:rsid w:val="00C73546"/>
    <w:rsid w:val="00C74B7F"/>
    <w:rsid w:val="00C77CA9"/>
    <w:rsid w:val="00C81A7D"/>
    <w:rsid w:val="00C81CD1"/>
    <w:rsid w:val="00C86B7C"/>
    <w:rsid w:val="00C87D43"/>
    <w:rsid w:val="00C91521"/>
    <w:rsid w:val="00C95491"/>
    <w:rsid w:val="00CA0292"/>
    <w:rsid w:val="00CA14B6"/>
    <w:rsid w:val="00CA2702"/>
    <w:rsid w:val="00CB04C6"/>
    <w:rsid w:val="00CB7B1C"/>
    <w:rsid w:val="00CC1452"/>
    <w:rsid w:val="00CC2CDB"/>
    <w:rsid w:val="00CC2D18"/>
    <w:rsid w:val="00CC7822"/>
    <w:rsid w:val="00CD149F"/>
    <w:rsid w:val="00CD21EB"/>
    <w:rsid w:val="00CD4318"/>
    <w:rsid w:val="00CD45F9"/>
    <w:rsid w:val="00CD559D"/>
    <w:rsid w:val="00CD7A18"/>
    <w:rsid w:val="00CD7EDB"/>
    <w:rsid w:val="00CE3F58"/>
    <w:rsid w:val="00CE5CCC"/>
    <w:rsid w:val="00CF0842"/>
    <w:rsid w:val="00CF1566"/>
    <w:rsid w:val="00CF2896"/>
    <w:rsid w:val="00CF2FAF"/>
    <w:rsid w:val="00CF32CA"/>
    <w:rsid w:val="00CF42DD"/>
    <w:rsid w:val="00CF431D"/>
    <w:rsid w:val="00CF4B10"/>
    <w:rsid w:val="00CF528E"/>
    <w:rsid w:val="00CF6D34"/>
    <w:rsid w:val="00D026E1"/>
    <w:rsid w:val="00D02C2F"/>
    <w:rsid w:val="00D05B20"/>
    <w:rsid w:val="00D07727"/>
    <w:rsid w:val="00D10177"/>
    <w:rsid w:val="00D136B2"/>
    <w:rsid w:val="00D16FA1"/>
    <w:rsid w:val="00D17C1F"/>
    <w:rsid w:val="00D2049F"/>
    <w:rsid w:val="00D20E15"/>
    <w:rsid w:val="00D219A5"/>
    <w:rsid w:val="00D21D80"/>
    <w:rsid w:val="00D2562A"/>
    <w:rsid w:val="00D324DF"/>
    <w:rsid w:val="00D34D09"/>
    <w:rsid w:val="00D35055"/>
    <w:rsid w:val="00D35159"/>
    <w:rsid w:val="00D36CAD"/>
    <w:rsid w:val="00D409F5"/>
    <w:rsid w:val="00D422F8"/>
    <w:rsid w:val="00D44E6A"/>
    <w:rsid w:val="00D44E8F"/>
    <w:rsid w:val="00D4585F"/>
    <w:rsid w:val="00D50642"/>
    <w:rsid w:val="00D509BB"/>
    <w:rsid w:val="00D51DA1"/>
    <w:rsid w:val="00D52E6A"/>
    <w:rsid w:val="00D53010"/>
    <w:rsid w:val="00D530DA"/>
    <w:rsid w:val="00D53F74"/>
    <w:rsid w:val="00D555B9"/>
    <w:rsid w:val="00D572DF"/>
    <w:rsid w:val="00D61FB8"/>
    <w:rsid w:val="00D6317A"/>
    <w:rsid w:val="00D649A3"/>
    <w:rsid w:val="00D7056A"/>
    <w:rsid w:val="00D714CF"/>
    <w:rsid w:val="00D733D3"/>
    <w:rsid w:val="00D741F2"/>
    <w:rsid w:val="00D74B3C"/>
    <w:rsid w:val="00D74F7E"/>
    <w:rsid w:val="00D75461"/>
    <w:rsid w:val="00D76A56"/>
    <w:rsid w:val="00D77014"/>
    <w:rsid w:val="00D77091"/>
    <w:rsid w:val="00D7725C"/>
    <w:rsid w:val="00D81082"/>
    <w:rsid w:val="00D81216"/>
    <w:rsid w:val="00D82BA2"/>
    <w:rsid w:val="00D84C33"/>
    <w:rsid w:val="00D87118"/>
    <w:rsid w:val="00D91CE5"/>
    <w:rsid w:val="00D92F64"/>
    <w:rsid w:val="00D935C0"/>
    <w:rsid w:val="00D95BB4"/>
    <w:rsid w:val="00D96D74"/>
    <w:rsid w:val="00DA2670"/>
    <w:rsid w:val="00DA39C1"/>
    <w:rsid w:val="00DA425B"/>
    <w:rsid w:val="00DA5DC3"/>
    <w:rsid w:val="00DB2805"/>
    <w:rsid w:val="00DB35BC"/>
    <w:rsid w:val="00DB4AF0"/>
    <w:rsid w:val="00DC1333"/>
    <w:rsid w:val="00DC3797"/>
    <w:rsid w:val="00DC5BA1"/>
    <w:rsid w:val="00DC69D2"/>
    <w:rsid w:val="00DD16DD"/>
    <w:rsid w:val="00DD72A5"/>
    <w:rsid w:val="00DD7D7A"/>
    <w:rsid w:val="00DE0A50"/>
    <w:rsid w:val="00DE2FD7"/>
    <w:rsid w:val="00DE3EC6"/>
    <w:rsid w:val="00DE4803"/>
    <w:rsid w:val="00DE4EF6"/>
    <w:rsid w:val="00DE6A46"/>
    <w:rsid w:val="00DE776A"/>
    <w:rsid w:val="00DF1D81"/>
    <w:rsid w:val="00DF458A"/>
    <w:rsid w:val="00DF4A43"/>
    <w:rsid w:val="00DF52C8"/>
    <w:rsid w:val="00DF6CE9"/>
    <w:rsid w:val="00DF762E"/>
    <w:rsid w:val="00E01472"/>
    <w:rsid w:val="00E03B4E"/>
    <w:rsid w:val="00E068E9"/>
    <w:rsid w:val="00E114A7"/>
    <w:rsid w:val="00E12AC7"/>
    <w:rsid w:val="00E13B02"/>
    <w:rsid w:val="00E15582"/>
    <w:rsid w:val="00E15F4C"/>
    <w:rsid w:val="00E17BB9"/>
    <w:rsid w:val="00E20868"/>
    <w:rsid w:val="00E20944"/>
    <w:rsid w:val="00E214F0"/>
    <w:rsid w:val="00E24CCD"/>
    <w:rsid w:val="00E25410"/>
    <w:rsid w:val="00E26AA2"/>
    <w:rsid w:val="00E31350"/>
    <w:rsid w:val="00E33EA0"/>
    <w:rsid w:val="00E340DE"/>
    <w:rsid w:val="00E36504"/>
    <w:rsid w:val="00E4161B"/>
    <w:rsid w:val="00E421BA"/>
    <w:rsid w:val="00E43940"/>
    <w:rsid w:val="00E455D7"/>
    <w:rsid w:val="00E47BE6"/>
    <w:rsid w:val="00E47F03"/>
    <w:rsid w:val="00E50A1A"/>
    <w:rsid w:val="00E515EF"/>
    <w:rsid w:val="00E5173E"/>
    <w:rsid w:val="00E51D07"/>
    <w:rsid w:val="00E52EAE"/>
    <w:rsid w:val="00E53817"/>
    <w:rsid w:val="00E579D7"/>
    <w:rsid w:val="00E61AD7"/>
    <w:rsid w:val="00E631E4"/>
    <w:rsid w:val="00E71DE0"/>
    <w:rsid w:val="00E71F71"/>
    <w:rsid w:val="00E727B2"/>
    <w:rsid w:val="00E73332"/>
    <w:rsid w:val="00E73A4E"/>
    <w:rsid w:val="00E751F6"/>
    <w:rsid w:val="00E75962"/>
    <w:rsid w:val="00E76DAE"/>
    <w:rsid w:val="00E77F63"/>
    <w:rsid w:val="00E80C68"/>
    <w:rsid w:val="00E83473"/>
    <w:rsid w:val="00E8598E"/>
    <w:rsid w:val="00E86C3F"/>
    <w:rsid w:val="00E90E1F"/>
    <w:rsid w:val="00E9173B"/>
    <w:rsid w:val="00E9179D"/>
    <w:rsid w:val="00E93ABE"/>
    <w:rsid w:val="00E93EEE"/>
    <w:rsid w:val="00EA0D58"/>
    <w:rsid w:val="00EA11AA"/>
    <w:rsid w:val="00EA1475"/>
    <w:rsid w:val="00EA1CA5"/>
    <w:rsid w:val="00EA3BF7"/>
    <w:rsid w:val="00EA5612"/>
    <w:rsid w:val="00EA5E77"/>
    <w:rsid w:val="00EB43CD"/>
    <w:rsid w:val="00EB7731"/>
    <w:rsid w:val="00EC5C82"/>
    <w:rsid w:val="00EC6710"/>
    <w:rsid w:val="00EC69EA"/>
    <w:rsid w:val="00EC6A11"/>
    <w:rsid w:val="00EC7F6B"/>
    <w:rsid w:val="00ED063A"/>
    <w:rsid w:val="00ED123D"/>
    <w:rsid w:val="00ED15F0"/>
    <w:rsid w:val="00ED2886"/>
    <w:rsid w:val="00ED65A1"/>
    <w:rsid w:val="00ED69AB"/>
    <w:rsid w:val="00ED752F"/>
    <w:rsid w:val="00EE00DE"/>
    <w:rsid w:val="00EE011C"/>
    <w:rsid w:val="00EE0318"/>
    <w:rsid w:val="00EE03D1"/>
    <w:rsid w:val="00EE07FB"/>
    <w:rsid w:val="00EE1162"/>
    <w:rsid w:val="00EE381A"/>
    <w:rsid w:val="00EE4A89"/>
    <w:rsid w:val="00EE4FF0"/>
    <w:rsid w:val="00EE5551"/>
    <w:rsid w:val="00EE759F"/>
    <w:rsid w:val="00EF043F"/>
    <w:rsid w:val="00EF0FD9"/>
    <w:rsid w:val="00EF24F5"/>
    <w:rsid w:val="00EF283F"/>
    <w:rsid w:val="00EF31D5"/>
    <w:rsid w:val="00EF5B6B"/>
    <w:rsid w:val="00F00EAA"/>
    <w:rsid w:val="00F03C85"/>
    <w:rsid w:val="00F05839"/>
    <w:rsid w:val="00F1062C"/>
    <w:rsid w:val="00F10A3F"/>
    <w:rsid w:val="00F137E8"/>
    <w:rsid w:val="00F14A0C"/>
    <w:rsid w:val="00F15CA9"/>
    <w:rsid w:val="00F22431"/>
    <w:rsid w:val="00F23900"/>
    <w:rsid w:val="00F256E5"/>
    <w:rsid w:val="00F25D95"/>
    <w:rsid w:val="00F3059D"/>
    <w:rsid w:val="00F35585"/>
    <w:rsid w:val="00F369BE"/>
    <w:rsid w:val="00F37B04"/>
    <w:rsid w:val="00F410DE"/>
    <w:rsid w:val="00F42637"/>
    <w:rsid w:val="00F432B2"/>
    <w:rsid w:val="00F44CE9"/>
    <w:rsid w:val="00F453E2"/>
    <w:rsid w:val="00F51BCA"/>
    <w:rsid w:val="00F51FBC"/>
    <w:rsid w:val="00F55DB3"/>
    <w:rsid w:val="00F562D7"/>
    <w:rsid w:val="00F56EE6"/>
    <w:rsid w:val="00F6085C"/>
    <w:rsid w:val="00F62997"/>
    <w:rsid w:val="00F62A62"/>
    <w:rsid w:val="00F64A95"/>
    <w:rsid w:val="00F6525D"/>
    <w:rsid w:val="00F65A04"/>
    <w:rsid w:val="00F67CF0"/>
    <w:rsid w:val="00F707D3"/>
    <w:rsid w:val="00F72121"/>
    <w:rsid w:val="00F74021"/>
    <w:rsid w:val="00F740D5"/>
    <w:rsid w:val="00F80474"/>
    <w:rsid w:val="00F81815"/>
    <w:rsid w:val="00F839C6"/>
    <w:rsid w:val="00F84DE1"/>
    <w:rsid w:val="00F874F7"/>
    <w:rsid w:val="00F90F72"/>
    <w:rsid w:val="00F93CF8"/>
    <w:rsid w:val="00F9493C"/>
    <w:rsid w:val="00F967C5"/>
    <w:rsid w:val="00F968AC"/>
    <w:rsid w:val="00F971C6"/>
    <w:rsid w:val="00FA169B"/>
    <w:rsid w:val="00FA1D87"/>
    <w:rsid w:val="00FA1DFE"/>
    <w:rsid w:val="00FA1FB8"/>
    <w:rsid w:val="00FA2912"/>
    <w:rsid w:val="00FA3EDC"/>
    <w:rsid w:val="00FA42ED"/>
    <w:rsid w:val="00FA4F9B"/>
    <w:rsid w:val="00FA4FE1"/>
    <w:rsid w:val="00FB0903"/>
    <w:rsid w:val="00FB0FC9"/>
    <w:rsid w:val="00FB23F0"/>
    <w:rsid w:val="00FB588F"/>
    <w:rsid w:val="00FC1EE0"/>
    <w:rsid w:val="00FC33F4"/>
    <w:rsid w:val="00FC3BF2"/>
    <w:rsid w:val="00FC5165"/>
    <w:rsid w:val="00FC6846"/>
    <w:rsid w:val="00FC6EF8"/>
    <w:rsid w:val="00FD1701"/>
    <w:rsid w:val="00FD1E4C"/>
    <w:rsid w:val="00FD247C"/>
    <w:rsid w:val="00FD300B"/>
    <w:rsid w:val="00FD3600"/>
    <w:rsid w:val="00FD4762"/>
    <w:rsid w:val="00FD65C5"/>
    <w:rsid w:val="00FD79EA"/>
    <w:rsid w:val="00FE3162"/>
    <w:rsid w:val="00FE544A"/>
    <w:rsid w:val="00FE57C0"/>
    <w:rsid w:val="00FE67D7"/>
    <w:rsid w:val="00FE7D89"/>
    <w:rsid w:val="00FF2D0F"/>
    <w:rsid w:val="00FF2EFC"/>
    <w:rsid w:val="00FF3879"/>
    <w:rsid w:val="00FF686F"/>
    <w:rsid w:val="01CCA66C"/>
    <w:rsid w:val="028DB3ED"/>
    <w:rsid w:val="03DEC9DD"/>
    <w:rsid w:val="03F6243A"/>
    <w:rsid w:val="06A7E24A"/>
    <w:rsid w:val="0815002F"/>
    <w:rsid w:val="081DEA68"/>
    <w:rsid w:val="0AA4908D"/>
    <w:rsid w:val="0B259D42"/>
    <w:rsid w:val="0B5D09EA"/>
    <w:rsid w:val="0C5EBB87"/>
    <w:rsid w:val="0CEC31DF"/>
    <w:rsid w:val="12CB93F0"/>
    <w:rsid w:val="167169ED"/>
    <w:rsid w:val="16C88C0F"/>
    <w:rsid w:val="16ED1D80"/>
    <w:rsid w:val="1840A54E"/>
    <w:rsid w:val="19859E36"/>
    <w:rsid w:val="1AD5231D"/>
    <w:rsid w:val="1CE81862"/>
    <w:rsid w:val="1E492F99"/>
    <w:rsid w:val="20155505"/>
    <w:rsid w:val="20A828CD"/>
    <w:rsid w:val="210DC1D4"/>
    <w:rsid w:val="2582BE13"/>
    <w:rsid w:val="25D48DF8"/>
    <w:rsid w:val="2B4D9699"/>
    <w:rsid w:val="2DE42056"/>
    <w:rsid w:val="2E8B473E"/>
    <w:rsid w:val="2FE51BD4"/>
    <w:rsid w:val="328DD093"/>
    <w:rsid w:val="32E67C4A"/>
    <w:rsid w:val="3701B7F1"/>
    <w:rsid w:val="3946D668"/>
    <w:rsid w:val="3A506BDD"/>
    <w:rsid w:val="3B4CBE38"/>
    <w:rsid w:val="3C072F4A"/>
    <w:rsid w:val="3C3226AB"/>
    <w:rsid w:val="3D15A9E7"/>
    <w:rsid w:val="3E411642"/>
    <w:rsid w:val="3F0AB6A2"/>
    <w:rsid w:val="3F57DF9A"/>
    <w:rsid w:val="40CEAC25"/>
    <w:rsid w:val="45FE28BF"/>
    <w:rsid w:val="46532359"/>
    <w:rsid w:val="4795D500"/>
    <w:rsid w:val="48088DA0"/>
    <w:rsid w:val="49C51CB0"/>
    <w:rsid w:val="4A0DDA39"/>
    <w:rsid w:val="5062FAE0"/>
    <w:rsid w:val="50D1A5A6"/>
    <w:rsid w:val="54B3F637"/>
    <w:rsid w:val="54C89981"/>
    <w:rsid w:val="55D6A958"/>
    <w:rsid w:val="58C34813"/>
    <w:rsid w:val="593B09AD"/>
    <w:rsid w:val="597CF0C0"/>
    <w:rsid w:val="5AE12124"/>
    <w:rsid w:val="5D03D38C"/>
    <w:rsid w:val="5EA96FBA"/>
    <w:rsid w:val="5F5A38EA"/>
    <w:rsid w:val="65146271"/>
    <w:rsid w:val="6533257A"/>
    <w:rsid w:val="66FA120C"/>
    <w:rsid w:val="67587D6F"/>
    <w:rsid w:val="6D283372"/>
    <w:rsid w:val="6E938E4D"/>
    <w:rsid w:val="71548397"/>
    <w:rsid w:val="725B11A4"/>
    <w:rsid w:val="72C388DE"/>
    <w:rsid w:val="74ED7921"/>
    <w:rsid w:val="758351F9"/>
    <w:rsid w:val="7681BBB9"/>
    <w:rsid w:val="7994BBD2"/>
    <w:rsid w:val="7AA8C42F"/>
    <w:rsid w:val="7BE17EAE"/>
    <w:rsid w:val="7C01B6C0"/>
    <w:rsid w:val="7CE5AF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65F6"/>
  <w15:chartTrackingRefBased/>
  <w15:docId w15:val="{664C3F12-762A-4A1C-8A6C-4795F9A8E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9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79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C4B7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F2390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510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D714CF"/>
  </w:style>
  <w:style w:type="paragraph" w:styleId="ListParagraph">
    <w:name w:val="List Paragraph"/>
    <w:basedOn w:val="Normal"/>
    <w:uiPriority w:val="34"/>
    <w:qFormat/>
    <w:rsid w:val="00D714CF"/>
    <w:pPr>
      <w:ind w:left="720"/>
      <w:contextualSpacing/>
    </w:pPr>
  </w:style>
  <w:style w:type="character" w:styleId="Strong">
    <w:name w:val="Strong"/>
    <w:basedOn w:val="DefaultParagraphFont"/>
    <w:uiPriority w:val="22"/>
    <w:qFormat/>
    <w:rsid w:val="00D95BB4"/>
    <w:rPr>
      <w:b/>
      <w:bCs/>
    </w:rPr>
  </w:style>
  <w:style w:type="character" w:customStyle="1" w:styleId="Heading3Char">
    <w:name w:val="Heading 3 Char"/>
    <w:basedOn w:val="DefaultParagraphFont"/>
    <w:link w:val="Heading3"/>
    <w:uiPriority w:val="9"/>
    <w:rsid w:val="001C4B7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1C4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02790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27906"/>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4036CA"/>
    <w:pPr>
      <w:spacing w:before="100" w:beforeAutospacing="1" w:after="100" w:afterAutospacing="1" w:line="240" w:lineRule="auto"/>
    </w:pPr>
    <w:rPr>
      <w:rFonts w:ascii="Times New Roman" w:eastAsia="Times New Roman" w:hAnsi="Times New Roman" w:cs="Times New Roman"/>
      <w:kern w:val="0"/>
      <w:sz w:val="24"/>
      <w:szCs w:val="24"/>
      <w:lang w:val="bg-BG" w:eastAsia="bg-BG"/>
      <w14:ligatures w14:val="none"/>
    </w:rPr>
  </w:style>
  <w:style w:type="character" w:customStyle="1" w:styleId="eop">
    <w:name w:val="eop"/>
    <w:basedOn w:val="DefaultParagraphFont"/>
    <w:rsid w:val="004036CA"/>
  </w:style>
  <w:style w:type="character" w:customStyle="1" w:styleId="Heading4Char">
    <w:name w:val="Heading 4 Char"/>
    <w:basedOn w:val="DefaultParagraphFont"/>
    <w:link w:val="Heading4"/>
    <w:uiPriority w:val="9"/>
    <w:rsid w:val="00F2390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B37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483"/>
  </w:style>
  <w:style w:type="paragraph" w:styleId="Footer">
    <w:name w:val="footer"/>
    <w:basedOn w:val="Normal"/>
    <w:link w:val="FooterChar"/>
    <w:uiPriority w:val="99"/>
    <w:unhideWhenUsed/>
    <w:rsid w:val="002C3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483"/>
  </w:style>
  <w:style w:type="paragraph" w:styleId="TOCHeading">
    <w:name w:val="TOC Heading"/>
    <w:basedOn w:val="Heading1"/>
    <w:next w:val="Normal"/>
    <w:uiPriority w:val="39"/>
    <w:unhideWhenUsed/>
    <w:qFormat/>
    <w:rsid w:val="000949AB"/>
    <w:pPr>
      <w:outlineLvl w:val="9"/>
    </w:pPr>
    <w:rPr>
      <w:kern w:val="0"/>
      <w14:ligatures w14:val="none"/>
    </w:rPr>
  </w:style>
  <w:style w:type="paragraph" w:styleId="TOC1">
    <w:name w:val="toc 1"/>
    <w:basedOn w:val="Normal"/>
    <w:next w:val="Normal"/>
    <w:autoRedefine/>
    <w:uiPriority w:val="39"/>
    <w:unhideWhenUsed/>
    <w:rsid w:val="000949AB"/>
    <w:pPr>
      <w:spacing w:after="100"/>
    </w:pPr>
  </w:style>
  <w:style w:type="paragraph" w:styleId="TOC2">
    <w:name w:val="toc 2"/>
    <w:basedOn w:val="Normal"/>
    <w:next w:val="Normal"/>
    <w:autoRedefine/>
    <w:uiPriority w:val="39"/>
    <w:unhideWhenUsed/>
    <w:rsid w:val="000949AB"/>
    <w:pPr>
      <w:spacing w:after="100"/>
      <w:ind w:left="220"/>
    </w:pPr>
  </w:style>
  <w:style w:type="paragraph" w:styleId="TOC3">
    <w:name w:val="toc 3"/>
    <w:basedOn w:val="Normal"/>
    <w:next w:val="Normal"/>
    <w:autoRedefine/>
    <w:uiPriority w:val="39"/>
    <w:unhideWhenUsed/>
    <w:rsid w:val="000949AB"/>
    <w:pPr>
      <w:spacing w:after="100"/>
      <w:ind w:left="440"/>
    </w:pPr>
  </w:style>
  <w:style w:type="character" w:styleId="Hyperlink">
    <w:name w:val="Hyperlink"/>
    <w:basedOn w:val="DefaultParagraphFont"/>
    <w:uiPriority w:val="99"/>
    <w:unhideWhenUsed/>
    <w:rsid w:val="000949AB"/>
    <w:rPr>
      <w:color w:val="0563C1" w:themeColor="hyperlink"/>
      <w:u w:val="single"/>
    </w:rPr>
  </w:style>
  <w:style w:type="character" w:styleId="CommentReference">
    <w:name w:val="annotation reference"/>
    <w:basedOn w:val="DefaultParagraphFont"/>
    <w:uiPriority w:val="99"/>
    <w:semiHidden/>
    <w:unhideWhenUsed/>
    <w:rsid w:val="003551BE"/>
    <w:rPr>
      <w:sz w:val="16"/>
      <w:szCs w:val="16"/>
    </w:rPr>
  </w:style>
  <w:style w:type="paragraph" w:styleId="CommentText">
    <w:name w:val="annotation text"/>
    <w:basedOn w:val="Normal"/>
    <w:link w:val="CommentTextChar"/>
    <w:uiPriority w:val="99"/>
    <w:unhideWhenUsed/>
    <w:rsid w:val="003551BE"/>
    <w:pPr>
      <w:spacing w:line="240" w:lineRule="auto"/>
    </w:pPr>
    <w:rPr>
      <w:sz w:val="20"/>
      <w:szCs w:val="20"/>
    </w:rPr>
  </w:style>
  <w:style w:type="character" w:customStyle="1" w:styleId="CommentTextChar">
    <w:name w:val="Comment Text Char"/>
    <w:basedOn w:val="DefaultParagraphFont"/>
    <w:link w:val="CommentText"/>
    <w:uiPriority w:val="99"/>
    <w:rsid w:val="003551BE"/>
    <w:rPr>
      <w:sz w:val="20"/>
      <w:szCs w:val="20"/>
    </w:rPr>
  </w:style>
  <w:style w:type="paragraph" w:styleId="CommentSubject">
    <w:name w:val="annotation subject"/>
    <w:basedOn w:val="CommentText"/>
    <w:next w:val="CommentText"/>
    <w:link w:val="CommentSubjectChar"/>
    <w:uiPriority w:val="99"/>
    <w:semiHidden/>
    <w:unhideWhenUsed/>
    <w:rsid w:val="003551BE"/>
    <w:rPr>
      <w:b/>
      <w:bCs/>
    </w:rPr>
  </w:style>
  <w:style w:type="character" w:customStyle="1" w:styleId="CommentSubjectChar">
    <w:name w:val="Comment Subject Char"/>
    <w:basedOn w:val="CommentTextChar"/>
    <w:link w:val="CommentSubject"/>
    <w:uiPriority w:val="99"/>
    <w:semiHidden/>
    <w:rsid w:val="003551BE"/>
    <w:rPr>
      <w:b/>
      <w:bCs/>
      <w:sz w:val="20"/>
      <w:szCs w:val="20"/>
    </w:rPr>
  </w:style>
  <w:style w:type="table" w:styleId="PlainTable3">
    <w:name w:val="Plain Table 3"/>
    <w:basedOn w:val="TableNormal"/>
    <w:uiPriority w:val="43"/>
    <w:rsid w:val="008704D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E6C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5Char">
    <w:name w:val="Heading 5 Char"/>
    <w:basedOn w:val="DefaultParagraphFont"/>
    <w:link w:val="Heading5"/>
    <w:uiPriority w:val="9"/>
    <w:rsid w:val="00A5107C"/>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A17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285">
      <w:bodyDiv w:val="1"/>
      <w:marLeft w:val="0"/>
      <w:marRight w:val="0"/>
      <w:marTop w:val="0"/>
      <w:marBottom w:val="0"/>
      <w:divBdr>
        <w:top w:val="none" w:sz="0" w:space="0" w:color="auto"/>
        <w:left w:val="none" w:sz="0" w:space="0" w:color="auto"/>
        <w:bottom w:val="none" w:sz="0" w:space="0" w:color="auto"/>
        <w:right w:val="none" w:sz="0" w:space="0" w:color="auto"/>
      </w:divBdr>
    </w:div>
    <w:div w:id="106898304">
      <w:bodyDiv w:val="1"/>
      <w:marLeft w:val="0"/>
      <w:marRight w:val="0"/>
      <w:marTop w:val="0"/>
      <w:marBottom w:val="0"/>
      <w:divBdr>
        <w:top w:val="none" w:sz="0" w:space="0" w:color="auto"/>
        <w:left w:val="none" w:sz="0" w:space="0" w:color="auto"/>
        <w:bottom w:val="none" w:sz="0" w:space="0" w:color="auto"/>
        <w:right w:val="none" w:sz="0" w:space="0" w:color="auto"/>
      </w:divBdr>
    </w:div>
    <w:div w:id="154952016">
      <w:bodyDiv w:val="1"/>
      <w:marLeft w:val="0"/>
      <w:marRight w:val="0"/>
      <w:marTop w:val="0"/>
      <w:marBottom w:val="0"/>
      <w:divBdr>
        <w:top w:val="none" w:sz="0" w:space="0" w:color="auto"/>
        <w:left w:val="none" w:sz="0" w:space="0" w:color="auto"/>
        <w:bottom w:val="none" w:sz="0" w:space="0" w:color="auto"/>
        <w:right w:val="none" w:sz="0" w:space="0" w:color="auto"/>
      </w:divBdr>
    </w:div>
    <w:div w:id="189534959">
      <w:bodyDiv w:val="1"/>
      <w:marLeft w:val="0"/>
      <w:marRight w:val="0"/>
      <w:marTop w:val="0"/>
      <w:marBottom w:val="0"/>
      <w:divBdr>
        <w:top w:val="none" w:sz="0" w:space="0" w:color="auto"/>
        <w:left w:val="none" w:sz="0" w:space="0" w:color="auto"/>
        <w:bottom w:val="none" w:sz="0" w:space="0" w:color="auto"/>
        <w:right w:val="none" w:sz="0" w:space="0" w:color="auto"/>
      </w:divBdr>
    </w:div>
    <w:div w:id="218175651">
      <w:bodyDiv w:val="1"/>
      <w:marLeft w:val="0"/>
      <w:marRight w:val="0"/>
      <w:marTop w:val="0"/>
      <w:marBottom w:val="0"/>
      <w:divBdr>
        <w:top w:val="none" w:sz="0" w:space="0" w:color="auto"/>
        <w:left w:val="none" w:sz="0" w:space="0" w:color="auto"/>
        <w:bottom w:val="none" w:sz="0" w:space="0" w:color="auto"/>
        <w:right w:val="none" w:sz="0" w:space="0" w:color="auto"/>
      </w:divBdr>
    </w:div>
    <w:div w:id="252707212">
      <w:bodyDiv w:val="1"/>
      <w:marLeft w:val="0"/>
      <w:marRight w:val="0"/>
      <w:marTop w:val="0"/>
      <w:marBottom w:val="0"/>
      <w:divBdr>
        <w:top w:val="none" w:sz="0" w:space="0" w:color="auto"/>
        <w:left w:val="none" w:sz="0" w:space="0" w:color="auto"/>
        <w:bottom w:val="none" w:sz="0" w:space="0" w:color="auto"/>
        <w:right w:val="none" w:sz="0" w:space="0" w:color="auto"/>
      </w:divBdr>
    </w:div>
    <w:div w:id="342123196">
      <w:bodyDiv w:val="1"/>
      <w:marLeft w:val="0"/>
      <w:marRight w:val="0"/>
      <w:marTop w:val="0"/>
      <w:marBottom w:val="0"/>
      <w:divBdr>
        <w:top w:val="none" w:sz="0" w:space="0" w:color="auto"/>
        <w:left w:val="none" w:sz="0" w:space="0" w:color="auto"/>
        <w:bottom w:val="none" w:sz="0" w:space="0" w:color="auto"/>
        <w:right w:val="none" w:sz="0" w:space="0" w:color="auto"/>
      </w:divBdr>
    </w:div>
    <w:div w:id="345131169">
      <w:bodyDiv w:val="1"/>
      <w:marLeft w:val="0"/>
      <w:marRight w:val="0"/>
      <w:marTop w:val="0"/>
      <w:marBottom w:val="0"/>
      <w:divBdr>
        <w:top w:val="none" w:sz="0" w:space="0" w:color="auto"/>
        <w:left w:val="none" w:sz="0" w:space="0" w:color="auto"/>
        <w:bottom w:val="none" w:sz="0" w:space="0" w:color="auto"/>
        <w:right w:val="none" w:sz="0" w:space="0" w:color="auto"/>
      </w:divBdr>
    </w:div>
    <w:div w:id="379717997">
      <w:bodyDiv w:val="1"/>
      <w:marLeft w:val="0"/>
      <w:marRight w:val="0"/>
      <w:marTop w:val="0"/>
      <w:marBottom w:val="0"/>
      <w:divBdr>
        <w:top w:val="none" w:sz="0" w:space="0" w:color="auto"/>
        <w:left w:val="none" w:sz="0" w:space="0" w:color="auto"/>
        <w:bottom w:val="none" w:sz="0" w:space="0" w:color="auto"/>
        <w:right w:val="none" w:sz="0" w:space="0" w:color="auto"/>
      </w:divBdr>
    </w:div>
    <w:div w:id="485051895">
      <w:bodyDiv w:val="1"/>
      <w:marLeft w:val="0"/>
      <w:marRight w:val="0"/>
      <w:marTop w:val="0"/>
      <w:marBottom w:val="0"/>
      <w:divBdr>
        <w:top w:val="none" w:sz="0" w:space="0" w:color="auto"/>
        <w:left w:val="none" w:sz="0" w:space="0" w:color="auto"/>
        <w:bottom w:val="none" w:sz="0" w:space="0" w:color="auto"/>
        <w:right w:val="none" w:sz="0" w:space="0" w:color="auto"/>
      </w:divBdr>
    </w:div>
    <w:div w:id="513229811">
      <w:bodyDiv w:val="1"/>
      <w:marLeft w:val="0"/>
      <w:marRight w:val="0"/>
      <w:marTop w:val="0"/>
      <w:marBottom w:val="0"/>
      <w:divBdr>
        <w:top w:val="none" w:sz="0" w:space="0" w:color="auto"/>
        <w:left w:val="none" w:sz="0" w:space="0" w:color="auto"/>
        <w:bottom w:val="none" w:sz="0" w:space="0" w:color="auto"/>
        <w:right w:val="none" w:sz="0" w:space="0" w:color="auto"/>
      </w:divBdr>
    </w:div>
    <w:div w:id="628970753">
      <w:bodyDiv w:val="1"/>
      <w:marLeft w:val="0"/>
      <w:marRight w:val="0"/>
      <w:marTop w:val="0"/>
      <w:marBottom w:val="0"/>
      <w:divBdr>
        <w:top w:val="none" w:sz="0" w:space="0" w:color="auto"/>
        <w:left w:val="none" w:sz="0" w:space="0" w:color="auto"/>
        <w:bottom w:val="none" w:sz="0" w:space="0" w:color="auto"/>
        <w:right w:val="none" w:sz="0" w:space="0" w:color="auto"/>
      </w:divBdr>
    </w:div>
    <w:div w:id="633289938">
      <w:bodyDiv w:val="1"/>
      <w:marLeft w:val="0"/>
      <w:marRight w:val="0"/>
      <w:marTop w:val="0"/>
      <w:marBottom w:val="0"/>
      <w:divBdr>
        <w:top w:val="none" w:sz="0" w:space="0" w:color="auto"/>
        <w:left w:val="none" w:sz="0" w:space="0" w:color="auto"/>
        <w:bottom w:val="none" w:sz="0" w:space="0" w:color="auto"/>
        <w:right w:val="none" w:sz="0" w:space="0" w:color="auto"/>
      </w:divBdr>
    </w:div>
    <w:div w:id="639115842">
      <w:bodyDiv w:val="1"/>
      <w:marLeft w:val="0"/>
      <w:marRight w:val="0"/>
      <w:marTop w:val="0"/>
      <w:marBottom w:val="0"/>
      <w:divBdr>
        <w:top w:val="none" w:sz="0" w:space="0" w:color="auto"/>
        <w:left w:val="none" w:sz="0" w:space="0" w:color="auto"/>
        <w:bottom w:val="none" w:sz="0" w:space="0" w:color="auto"/>
        <w:right w:val="none" w:sz="0" w:space="0" w:color="auto"/>
      </w:divBdr>
    </w:div>
    <w:div w:id="647168273">
      <w:bodyDiv w:val="1"/>
      <w:marLeft w:val="0"/>
      <w:marRight w:val="0"/>
      <w:marTop w:val="0"/>
      <w:marBottom w:val="0"/>
      <w:divBdr>
        <w:top w:val="none" w:sz="0" w:space="0" w:color="auto"/>
        <w:left w:val="none" w:sz="0" w:space="0" w:color="auto"/>
        <w:bottom w:val="none" w:sz="0" w:space="0" w:color="auto"/>
        <w:right w:val="none" w:sz="0" w:space="0" w:color="auto"/>
      </w:divBdr>
    </w:div>
    <w:div w:id="690688408">
      <w:bodyDiv w:val="1"/>
      <w:marLeft w:val="0"/>
      <w:marRight w:val="0"/>
      <w:marTop w:val="0"/>
      <w:marBottom w:val="0"/>
      <w:divBdr>
        <w:top w:val="none" w:sz="0" w:space="0" w:color="auto"/>
        <w:left w:val="none" w:sz="0" w:space="0" w:color="auto"/>
        <w:bottom w:val="none" w:sz="0" w:space="0" w:color="auto"/>
        <w:right w:val="none" w:sz="0" w:space="0" w:color="auto"/>
      </w:divBdr>
    </w:div>
    <w:div w:id="761528763">
      <w:bodyDiv w:val="1"/>
      <w:marLeft w:val="0"/>
      <w:marRight w:val="0"/>
      <w:marTop w:val="0"/>
      <w:marBottom w:val="0"/>
      <w:divBdr>
        <w:top w:val="none" w:sz="0" w:space="0" w:color="auto"/>
        <w:left w:val="none" w:sz="0" w:space="0" w:color="auto"/>
        <w:bottom w:val="none" w:sz="0" w:space="0" w:color="auto"/>
        <w:right w:val="none" w:sz="0" w:space="0" w:color="auto"/>
      </w:divBdr>
    </w:div>
    <w:div w:id="799150141">
      <w:bodyDiv w:val="1"/>
      <w:marLeft w:val="0"/>
      <w:marRight w:val="0"/>
      <w:marTop w:val="0"/>
      <w:marBottom w:val="0"/>
      <w:divBdr>
        <w:top w:val="none" w:sz="0" w:space="0" w:color="auto"/>
        <w:left w:val="none" w:sz="0" w:space="0" w:color="auto"/>
        <w:bottom w:val="none" w:sz="0" w:space="0" w:color="auto"/>
        <w:right w:val="none" w:sz="0" w:space="0" w:color="auto"/>
      </w:divBdr>
      <w:divsChild>
        <w:div w:id="1612319567">
          <w:marLeft w:val="0"/>
          <w:marRight w:val="0"/>
          <w:marTop w:val="0"/>
          <w:marBottom w:val="0"/>
          <w:divBdr>
            <w:top w:val="none" w:sz="0" w:space="0" w:color="auto"/>
            <w:left w:val="none" w:sz="0" w:space="0" w:color="auto"/>
            <w:bottom w:val="none" w:sz="0" w:space="0" w:color="auto"/>
            <w:right w:val="none" w:sz="0" w:space="0" w:color="auto"/>
          </w:divBdr>
        </w:div>
      </w:divsChild>
    </w:div>
    <w:div w:id="812677866">
      <w:bodyDiv w:val="1"/>
      <w:marLeft w:val="0"/>
      <w:marRight w:val="0"/>
      <w:marTop w:val="0"/>
      <w:marBottom w:val="0"/>
      <w:divBdr>
        <w:top w:val="none" w:sz="0" w:space="0" w:color="auto"/>
        <w:left w:val="none" w:sz="0" w:space="0" w:color="auto"/>
        <w:bottom w:val="none" w:sz="0" w:space="0" w:color="auto"/>
        <w:right w:val="none" w:sz="0" w:space="0" w:color="auto"/>
      </w:divBdr>
    </w:div>
    <w:div w:id="814108054">
      <w:bodyDiv w:val="1"/>
      <w:marLeft w:val="0"/>
      <w:marRight w:val="0"/>
      <w:marTop w:val="0"/>
      <w:marBottom w:val="0"/>
      <w:divBdr>
        <w:top w:val="none" w:sz="0" w:space="0" w:color="auto"/>
        <w:left w:val="none" w:sz="0" w:space="0" w:color="auto"/>
        <w:bottom w:val="none" w:sz="0" w:space="0" w:color="auto"/>
        <w:right w:val="none" w:sz="0" w:space="0" w:color="auto"/>
      </w:divBdr>
    </w:div>
    <w:div w:id="87388530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34">
          <w:marLeft w:val="0"/>
          <w:marRight w:val="0"/>
          <w:marTop w:val="0"/>
          <w:marBottom w:val="0"/>
          <w:divBdr>
            <w:top w:val="none" w:sz="0" w:space="0" w:color="auto"/>
            <w:left w:val="none" w:sz="0" w:space="0" w:color="auto"/>
            <w:bottom w:val="none" w:sz="0" w:space="0" w:color="auto"/>
            <w:right w:val="none" w:sz="0" w:space="0" w:color="auto"/>
          </w:divBdr>
        </w:div>
      </w:divsChild>
    </w:div>
    <w:div w:id="926621321">
      <w:bodyDiv w:val="1"/>
      <w:marLeft w:val="0"/>
      <w:marRight w:val="0"/>
      <w:marTop w:val="0"/>
      <w:marBottom w:val="0"/>
      <w:divBdr>
        <w:top w:val="none" w:sz="0" w:space="0" w:color="auto"/>
        <w:left w:val="none" w:sz="0" w:space="0" w:color="auto"/>
        <w:bottom w:val="none" w:sz="0" w:space="0" w:color="auto"/>
        <w:right w:val="none" w:sz="0" w:space="0" w:color="auto"/>
      </w:divBdr>
    </w:div>
    <w:div w:id="938566768">
      <w:bodyDiv w:val="1"/>
      <w:marLeft w:val="0"/>
      <w:marRight w:val="0"/>
      <w:marTop w:val="0"/>
      <w:marBottom w:val="0"/>
      <w:divBdr>
        <w:top w:val="none" w:sz="0" w:space="0" w:color="auto"/>
        <w:left w:val="none" w:sz="0" w:space="0" w:color="auto"/>
        <w:bottom w:val="none" w:sz="0" w:space="0" w:color="auto"/>
        <w:right w:val="none" w:sz="0" w:space="0" w:color="auto"/>
      </w:divBdr>
    </w:div>
    <w:div w:id="942566951">
      <w:bodyDiv w:val="1"/>
      <w:marLeft w:val="0"/>
      <w:marRight w:val="0"/>
      <w:marTop w:val="0"/>
      <w:marBottom w:val="0"/>
      <w:divBdr>
        <w:top w:val="none" w:sz="0" w:space="0" w:color="auto"/>
        <w:left w:val="none" w:sz="0" w:space="0" w:color="auto"/>
        <w:bottom w:val="none" w:sz="0" w:space="0" w:color="auto"/>
        <w:right w:val="none" w:sz="0" w:space="0" w:color="auto"/>
      </w:divBdr>
    </w:div>
    <w:div w:id="972172084">
      <w:bodyDiv w:val="1"/>
      <w:marLeft w:val="0"/>
      <w:marRight w:val="0"/>
      <w:marTop w:val="0"/>
      <w:marBottom w:val="0"/>
      <w:divBdr>
        <w:top w:val="none" w:sz="0" w:space="0" w:color="auto"/>
        <w:left w:val="none" w:sz="0" w:space="0" w:color="auto"/>
        <w:bottom w:val="none" w:sz="0" w:space="0" w:color="auto"/>
        <w:right w:val="none" w:sz="0" w:space="0" w:color="auto"/>
      </w:divBdr>
    </w:div>
    <w:div w:id="1000698864">
      <w:bodyDiv w:val="1"/>
      <w:marLeft w:val="0"/>
      <w:marRight w:val="0"/>
      <w:marTop w:val="0"/>
      <w:marBottom w:val="0"/>
      <w:divBdr>
        <w:top w:val="none" w:sz="0" w:space="0" w:color="auto"/>
        <w:left w:val="none" w:sz="0" w:space="0" w:color="auto"/>
        <w:bottom w:val="none" w:sz="0" w:space="0" w:color="auto"/>
        <w:right w:val="none" w:sz="0" w:space="0" w:color="auto"/>
      </w:divBdr>
    </w:div>
    <w:div w:id="1005326526">
      <w:bodyDiv w:val="1"/>
      <w:marLeft w:val="0"/>
      <w:marRight w:val="0"/>
      <w:marTop w:val="0"/>
      <w:marBottom w:val="0"/>
      <w:divBdr>
        <w:top w:val="none" w:sz="0" w:space="0" w:color="auto"/>
        <w:left w:val="none" w:sz="0" w:space="0" w:color="auto"/>
        <w:bottom w:val="none" w:sz="0" w:space="0" w:color="auto"/>
        <w:right w:val="none" w:sz="0" w:space="0" w:color="auto"/>
      </w:divBdr>
    </w:div>
    <w:div w:id="1008290846">
      <w:bodyDiv w:val="1"/>
      <w:marLeft w:val="0"/>
      <w:marRight w:val="0"/>
      <w:marTop w:val="0"/>
      <w:marBottom w:val="0"/>
      <w:divBdr>
        <w:top w:val="none" w:sz="0" w:space="0" w:color="auto"/>
        <w:left w:val="none" w:sz="0" w:space="0" w:color="auto"/>
        <w:bottom w:val="none" w:sz="0" w:space="0" w:color="auto"/>
        <w:right w:val="none" w:sz="0" w:space="0" w:color="auto"/>
      </w:divBdr>
    </w:div>
    <w:div w:id="1108083809">
      <w:bodyDiv w:val="1"/>
      <w:marLeft w:val="0"/>
      <w:marRight w:val="0"/>
      <w:marTop w:val="0"/>
      <w:marBottom w:val="0"/>
      <w:divBdr>
        <w:top w:val="none" w:sz="0" w:space="0" w:color="auto"/>
        <w:left w:val="none" w:sz="0" w:space="0" w:color="auto"/>
        <w:bottom w:val="none" w:sz="0" w:space="0" w:color="auto"/>
        <w:right w:val="none" w:sz="0" w:space="0" w:color="auto"/>
      </w:divBdr>
    </w:div>
    <w:div w:id="1366175129">
      <w:bodyDiv w:val="1"/>
      <w:marLeft w:val="0"/>
      <w:marRight w:val="0"/>
      <w:marTop w:val="0"/>
      <w:marBottom w:val="0"/>
      <w:divBdr>
        <w:top w:val="none" w:sz="0" w:space="0" w:color="auto"/>
        <w:left w:val="none" w:sz="0" w:space="0" w:color="auto"/>
        <w:bottom w:val="none" w:sz="0" w:space="0" w:color="auto"/>
        <w:right w:val="none" w:sz="0" w:space="0" w:color="auto"/>
      </w:divBdr>
    </w:div>
    <w:div w:id="1367364362">
      <w:bodyDiv w:val="1"/>
      <w:marLeft w:val="0"/>
      <w:marRight w:val="0"/>
      <w:marTop w:val="0"/>
      <w:marBottom w:val="0"/>
      <w:divBdr>
        <w:top w:val="none" w:sz="0" w:space="0" w:color="auto"/>
        <w:left w:val="none" w:sz="0" w:space="0" w:color="auto"/>
        <w:bottom w:val="none" w:sz="0" w:space="0" w:color="auto"/>
        <w:right w:val="none" w:sz="0" w:space="0" w:color="auto"/>
      </w:divBdr>
    </w:div>
    <w:div w:id="1383362169">
      <w:bodyDiv w:val="1"/>
      <w:marLeft w:val="0"/>
      <w:marRight w:val="0"/>
      <w:marTop w:val="0"/>
      <w:marBottom w:val="0"/>
      <w:divBdr>
        <w:top w:val="none" w:sz="0" w:space="0" w:color="auto"/>
        <w:left w:val="none" w:sz="0" w:space="0" w:color="auto"/>
        <w:bottom w:val="none" w:sz="0" w:space="0" w:color="auto"/>
        <w:right w:val="none" w:sz="0" w:space="0" w:color="auto"/>
      </w:divBdr>
    </w:div>
    <w:div w:id="1394039800">
      <w:bodyDiv w:val="1"/>
      <w:marLeft w:val="0"/>
      <w:marRight w:val="0"/>
      <w:marTop w:val="0"/>
      <w:marBottom w:val="0"/>
      <w:divBdr>
        <w:top w:val="none" w:sz="0" w:space="0" w:color="auto"/>
        <w:left w:val="none" w:sz="0" w:space="0" w:color="auto"/>
        <w:bottom w:val="none" w:sz="0" w:space="0" w:color="auto"/>
        <w:right w:val="none" w:sz="0" w:space="0" w:color="auto"/>
      </w:divBdr>
    </w:div>
    <w:div w:id="1394503118">
      <w:bodyDiv w:val="1"/>
      <w:marLeft w:val="0"/>
      <w:marRight w:val="0"/>
      <w:marTop w:val="0"/>
      <w:marBottom w:val="0"/>
      <w:divBdr>
        <w:top w:val="none" w:sz="0" w:space="0" w:color="auto"/>
        <w:left w:val="none" w:sz="0" w:space="0" w:color="auto"/>
        <w:bottom w:val="none" w:sz="0" w:space="0" w:color="auto"/>
        <w:right w:val="none" w:sz="0" w:space="0" w:color="auto"/>
      </w:divBdr>
    </w:div>
    <w:div w:id="1477644888">
      <w:bodyDiv w:val="1"/>
      <w:marLeft w:val="0"/>
      <w:marRight w:val="0"/>
      <w:marTop w:val="0"/>
      <w:marBottom w:val="0"/>
      <w:divBdr>
        <w:top w:val="none" w:sz="0" w:space="0" w:color="auto"/>
        <w:left w:val="none" w:sz="0" w:space="0" w:color="auto"/>
        <w:bottom w:val="none" w:sz="0" w:space="0" w:color="auto"/>
        <w:right w:val="none" w:sz="0" w:space="0" w:color="auto"/>
      </w:divBdr>
    </w:div>
    <w:div w:id="1489320500">
      <w:bodyDiv w:val="1"/>
      <w:marLeft w:val="0"/>
      <w:marRight w:val="0"/>
      <w:marTop w:val="0"/>
      <w:marBottom w:val="0"/>
      <w:divBdr>
        <w:top w:val="none" w:sz="0" w:space="0" w:color="auto"/>
        <w:left w:val="none" w:sz="0" w:space="0" w:color="auto"/>
        <w:bottom w:val="none" w:sz="0" w:space="0" w:color="auto"/>
        <w:right w:val="none" w:sz="0" w:space="0" w:color="auto"/>
      </w:divBdr>
    </w:div>
    <w:div w:id="1518272638">
      <w:bodyDiv w:val="1"/>
      <w:marLeft w:val="0"/>
      <w:marRight w:val="0"/>
      <w:marTop w:val="0"/>
      <w:marBottom w:val="0"/>
      <w:divBdr>
        <w:top w:val="none" w:sz="0" w:space="0" w:color="auto"/>
        <w:left w:val="none" w:sz="0" w:space="0" w:color="auto"/>
        <w:bottom w:val="none" w:sz="0" w:space="0" w:color="auto"/>
        <w:right w:val="none" w:sz="0" w:space="0" w:color="auto"/>
      </w:divBdr>
    </w:div>
    <w:div w:id="1538468581">
      <w:bodyDiv w:val="1"/>
      <w:marLeft w:val="0"/>
      <w:marRight w:val="0"/>
      <w:marTop w:val="0"/>
      <w:marBottom w:val="0"/>
      <w:divBdr>
        <w:top w:val="none" w:sz="0" w:space="0" w:color="auto"/>
        <w:left w:val="none" w:sz="0" w:space="0" w:color="auto"/>
        <w:bottom w:val="none" w:sz="0" w:space="0" w:color="auto"/>
        <w:right w:val="none" w:sz="0" w:space="0" w:color="auto"/>
      </w:divBdr>
    </w:div>
    <w:div w:id="1555431577">
      <w:bodyDiv w:val="1"/>
      <w:marLeft w:val="0"/>
      <w:marRight w:val="0"/>
      <w:marTop w:val="0"/>
      <w:marBottom w:val="0"/>
      <w:divBdr>
        <w:top w:val="none" w:sz="0" w:space="0" w:color="auto"/>
        <w:left w:val="none" w:sz="0" w:space="0" w:color="auto"/>
        <w:bottom w:val="none" w:sz="0" w:space="0" w:color="auto"/>
        <w:right w:val="none" w:sz="0" w:space="0" w:color="auto"/>
      </w:divBdr>
    </w:div>
    <w:div w:id="1649897427">
      <w:bodyDiv w:val="1"/>
      <w:marLeft w:val="0"/>
      <w:marRight w:val="0"/>
      <w:marTop w:val="0"/>
      <w:marBottom w:val="0"/>
      <w:divBdr>
        <w:top w:val="none" w:sz="0" w:space="0" w:color="auto"/>
        <w:left w:val="none" w:sz="0" w:space="0" w:color="auto"/>
        <w:bottom w:val="none" w:sz="0" w:space="0" w:color="auto"/>
        <w:right w:val="none" w:sz="0" w:space="0" w:color="auto"/>
      </w:divBdr>
    </w:div>
    <w:div w:id="1651254278">
      <w:bodyDiv w:val="1"/>
      <w:marLeft w:val="0"/>
      <w:marRight w:val="0"/>
      <w:marTop w:val="0"/>
      <w:marBottom w:val="0"/>
      <w:divBdr>
        <w:top w:val="none" w:sz="0" w:space="0" w:color="auto"/>
        <w:left w:val="none" w:sz="0" w:space="0" w:color="auto"/>
        <w:bottom w:val="none" w:sz="0" w:space="0" w:color="auto"/>
        <w:right w:val="none" w:sz="0" w:space="0" w:color="auto"/>
      </w:divBdr>
    </w:div>
    <w:div w:id="1698969484">
      <w:bodyDiv w:val="1"/>
      <w:marLeft w:val="0"/>
      <w:marRight w:val="0"/>
      <w:marTop w:val="0"/>
      <w:marBottom w:val="0"/>
      <w:divBdr>
        <w:top w:val="none" w:sz="0" w:space="0" w:color="auto"/>
        <w:left w:val="none" w:sz="0" w:space="0" w:color="auto"/>
        <w:bottom w:val="none" w:sz="0" w:space="0" w:color="auto"/>
        <w:right w:val="none" w:sz="0" w:space="0" w:color="auto"/>
      </w:divBdr>
    </w:div>
    <w:div w:id="1725328817">
      <w:bodyDiv w:val="1"/>
      <w:marLeft w:val="0"/>
      <w:marRight w:val="0"/>
      <w:marTop w:val="0"/>
      <w:marBottom w:val="0"/>
      <w:divBdr>
        <w:top w:val="none" w:sz="0" w:space="0" w:color="auto"/>
        <w:left w:val="none" w:sz="0" w:space="0" w:color="auto"/>
        <w:bottom w:val="none" w:sz="0" w:space="0" w:color="auto"/>
        <w:right w:val="none" w:sz="0" w:space="0" w:color="auto"/>
      </w:divBdr>
    </w:div>
    <w:div w:id="1761756931">
      <w:bodyDiv w:val="1"/>
      <w:marLeft w:val="0"/>
      <w:marRight w:val="0"/>
      <w:marTop w:val="0"/>
      <w:marBottom w:val="0"/>
      <w:divBdr>
        <w:top w:val="none" w:sz="0" w:space="0" w:color="auto"/>
        <w:left w:val="none" w:sz="0" w:space="0" w:color="auto"/>
        <w:bottom w:val="none" w:sz="0" w:space="0" w:color="auto"/>
        <w:right w:val="none" w:sz="0" w:space="0" w:color="auto"/>
      </w:divBdr>
    </w:div>
    <w:div w:id="1811289645">
      <w:bodyDiv w:val="1"/>
      <w:marLeft w:val="0"/>
      <w:marRight w:val="0"/>
      <w:marTop w:val="0"/>
      <w:marBottom w:val="0"/>
      <w:divBdr>
        <w:top w:val="none" w:sz="0" w:space="0" w:color="auto"/>
        <w:left w:val="none" w:sz="0" w:space="0" w:color="auto"/>
        <w:bottom w:val="none" w:sz="0" w:space="0" w:color="auto"/>
        <w:right w:val="none" w:sz="0" w:space="0" w:color="auto"/>
      </w:divBdr>
    </w:div>
    <w:div w:id="1837500724">
      <w:bodyDiv w:val="1"/>
      <w:marLeft w:val="0"/>
      <w:marRight w:val="0"/>
      <w:marTop w:val="0"/>
      <w:marBottom w:val="0"/>
      <w:divBdr>
        <w:top w:val="none" w:sz="0" w:space="0" w:color="auto"/>
        <w:left w:val="none" w:sz="0" w:space="0" w:color="auto"/>
        <w:bottom w:val="none" w:sz="0" w:space="0" w:color="auto"/>
        <w:right w:val="none" w:sz="0" w:space="0" w:color="auto"/>
      </w:divBdr>
    </w:div>
    <w:div w:id="1854026803">
      <w:bodyDiv w:val="1"/>
      <w:marLeft w:val="0"/>
      <w:marRight w:val="0"/>
      <w:marTop w:val="0"/>
      <w:marBottom w:val="0"/>
      <w:divBdr>
        <w:top w:val="none" w:sz="0" w:space="0" w:color="auto"/>
        <w:left w:val="none" w:sz="0" w:space="0" w:color="auto"/>
        <w:bottom w:val="none" w:sz="0" w:space="0" w:color="auto"/>
        <w:right w:val="none" w:sz="0" w:space="0" w:color="auto"/>
      </w:divBdr>
      <w:divsChild>
        <w:div w:id="1341465962">
          <w:marLeft w:val="0"/>
          <w:marRight w:val="0"/>
          <w:marTop w:val="0"/>
          <w:marBottom w:val="0"/>
          <w:divBdr>
            <w:top w:val="none" w:sz="0" w:space="0" w:color="auto"/>
            <w:left w:val="none" w:sz="0" w:space="0" w:color="auto"/>
            <w:bottom w:val="none" w:sz="0" w:space="0" w:color="auto"/>
            <w:right w:val="none" w:sz="0" w:space="0" w:color="auto"/>
          </w:divBdr>
        </w:div>
        <w:div w:id="1427967397">
          <w:marLeft w:val="0"/>
          <w:marRight w:val="0"/>
          <w:marTop w:val="0"/>
          <w:marBottom w:val="0"/>
          <w:divBdr>
            <w:top w:val="none" w:sz="0" w:space="0" w:color="auto"/>
            <w:left w:val="none" w:sz="0" w:space="0" w:color="auto"/>
            <w:bottom w:val="none" w:sz="0" w:space="0" w:color="auto"/>
            <w:right w:val="none" w:sz="0" w:space="0" w:color="auto"/>
          </w:divBdr>
        </w:div>
      </w:divsChild>
    </w:div>
    <w:div w:id="1868834819">
      <w:bodyDiv w:val="1"/>
      <w:marLeft w:val="0"/>
      <w:marRight w:val="0"/>
      <w:marTop w:val="0"/>
      <w:marBottom w:val="0"/>
      <w:divBdr>
        <w:top w:val="none" w:sz="0" w:space="0" w:color="auto"/>
        <w:left w:val="none" w:sz="0" w:space="0" w:color="auto"/>
        <w:bottom w:val="none" w:sz="0" w:space="0" w:color="auto"/>
        <w:right w:val="none" w:sz="0" w:space="0" w:color="auto"/>
      </w:divBdr>
    </w:div>
    <w:div w:id="1870756653">
      <w:bodyDiv w:val="1"/>
      <w:marLeft w:val="0"/>
      <w:marRight w:val="0"/>
      <w:marTop w:val="0"/>
      <w:marBottom w:val="0"/>
      <w:divBdr>
        <w:top w:val="none" w:sz="0" w:space="0" w:color="auto"/>
        <w:left w:val="none" w:sz="0" w:space="0" w:color="auto"/>
        <w:bottom w:val="none" w:sz="0" w:space="0" w:color="auto"/>
        <w:right w:val="none" w:sz="0" w:space="0" w:color="auto"/>
      </w:divBdr>
    </w:div>
    <w:div w:id="1875381995">
      <w:bodyDiv w:val="1"/>
      <w:marLeft w:val="0"/>
      <w:marRight w:val="0"/>
      <w:marTop w:val="0"/>
      <w:marBottom w:val="0"/>
      <w:divBdr>
        <w:top w:val="none" w:sz="0" w:space="0" w:color="auto"/>
        <w:left w:val="none" w:sz="0" w:space="0" w:color="auto"/>
        <w:bottom w:val="none" w:sz="0" w:space="0" w:color="auto"/>
        <w:right w:val="none" w:sz="0" w:space="0" w:color="auto"/>
      </w:divBdr>
    </w:div>
    <w:div w:id="1885679663">
      <w:bodyDiv w:val="1"/>
      <w:marLeft w:val="0"/>
      <w:marRight w:val="0"/>
      <w:marTop w:val="0"/>
      <w:marBottom w:val="0"/>
      <w:divBdr>
        <w:top w:val="none" w:sz="0" w:space="0" w:color="auto"/>
        <w:left w:val="none" w:sz="0" w:space="0" w:color="auto"/>
        <w:bottom w:val="none" w:sz="0" w:space="0" w:color="auto"/>
        <w:right w:val="none" w:sz="0" w:space="0" w:color="auto"/>
      </w:divBdr>
    </w:div>
    <w:div w:id="2038432614">
      <w:bodyDiv w:val="1"/>
      <w:marLeft w:val="0"/>
      <w:marRight w:val="0"/>
      <w:marTop w:val="0"/>
      <w:marBottom w:val="0"/>
      <w:divBdr>
        <w:top w:val="none" w:sz="0" w:space="0" w:color="auto"/>
        <w:left w:val="none" w:sz="0" w:space="0" w:color="auto"/>
        <w:bottom w:val="none" w:sz="0" w:space="0" w:color="auto"/>
        <w:right w:val="none" w:sz="0" w:space="0" w:color="auto"/>
      </w:divBdr>
    </w:div>
    <w:div w:id="2066248329">
      <w:bodyDiv w:val="1"/>
      <w:marLeft w:val="0"/>
      <w:marRight w:val="0"/>
      <w:marTop w:val="0"/>
      <w:marBottom w:val="0"/>
      <w:divBdr>
        <w:top w:val="none" w:sz="0" w:space="0" w:color="auto"/>
        <w:left w:val="none" w:sz="0" w:space="0" w:color="auto"/>
        <w:bottom w:val="none" w:sz="0" w:space="0" w:color="auto"/>
        <w:right w:val="none" w:sz="0" w:space="0" w:color="auto"/>
      </w:divBdr>
    </w:div>
    <w:div w:id="2066490672">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 w:id="212503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gi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D1392-05EA-455C-9899-373DA18CB28B}"/>
</file>

<file path=customXml/itemProps2.xml><?xml version="1.0" encoding="utf-8"?>
<ds:datastoreItem xmlns:ds="http://schemas.openxmlformats.org/officeDocument/2006/customXml" ds:itemID="{C79B403D-2AD4-43F8-9DDB-E754E33E0C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14FB95-79A7-4425-871C-C62160EC7B23}">
  <ds:schemaRefs>
    <ds:schemaRef ds:uri="http://schemas.microsoft.com/sharepoint/v3/contenttype/forms"/>
  </ds:schemaRefs>
</ds:datastoreItem>
</file>

<file path=customXml/itemProps4.xml><?xml version="1.0" encoding="utf-8"?>
<ds:datastoreItem xmlns:ds="http://schemas.openxmlformats.org/officeDocument/2006/customXml" ds:itemID="{B9C254B6-289B-4F20-824C-B582F01AA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19</Pages>
  <Words>4895</Words>
  <Characters>26924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31756</CharactersWithSpaces>
  <SharedDoc>false</SharedDoc>
  <HLinks>
    <vt:vector size="102" baseType="variant">
      <vt:variant>
        <vt:i4>6160431</vt:i4>
      </vt:variant>
      <vt:variant>
        <vt:i4>99</vt:i4>
      </vt:variant>
      <vt:variant>
        <vt:i4>0</vt:i4>
      </vt:variant>
      <vt:variant>
        <vt:i4>5</vt:i4>
      </vt:variant>
      <vt:variant>
        <vt:lpwstr/>
      </vt:variant>
      <vt:variant>
        <vt:lpwstr>_3.2_Data_Cleansing</vt:lpwstr>
      </vt:variant>
      <vt:variant>
        <vt:i4>2031677</vt:i4>
      </vt:variant>
      <vt:variant>
        <vt:i4>92</vt:i4>
      </vt:variant>
      <vt:variant>
        <vt:i4>0</vt:i4>
      </vt:variant>
      <vt:variant>
        <vt:i4>5</vt:i4>
      </vt:variant>
      <vt:variant>
        <vt:lpwstr/>
      </vt:variant>
      <vt:variant>
        <vt:lpwstr>_Toc190286454</vt:lpwstr>
      </vt:variant>
      <vt:variant>
        <vt:i4>2031677</vt:i4>
      </vt:variant>
      <vt:variant>
        <vt:i4>86</vt:i4>
      </vt:variant>
      <vt:variant>
        <vt:i4>0</vt:i4>
      </vt:variant>
      <vt:variant>
        <vt:i4>5</vt:i4>
      </vt:variant>
      <vt:variant>
        <vt:lpwstr/>
      </vt:variant>
      <vt:variant>
        <vt:lpwstr>_Toc190286453</vt:lpwstr>
      </vt:variant>
      <vt:variant>
        <vt:i4>2031677</vt:i4>
      </vt:variant>
      <vt:variant>
        <vt:i4>80</vt:i4>
      </vt:variant>
      <vt:variant>
        <vt:i4>0</vt:i4>
      </vt:variant>
      <vt:variant>
        <vt:i4>5</vt:i4>
      </vt:variant>
      <vt:variant>
        <vt:lpwstr/>
      </vt:variant>
      <vt:variant>
        <vt:lpwstr>_Toc190286452</vt:lpwstr>
      </vt:variant>
      <vt:variant>
        <vt:i4>2031677</vt:i4>
      </vt:variant>
      <vt:variant>
        <vt:i4>74</vt:i4>
      </vt:variant>
      <vt:variant>
        <vt:i4>0</vt:i4>
      </vt:variant>
      <vt:variant>
        <vt:i4>5</vt:i4>
      </vt:variant>
      <vt:variant>
        <vt:lpwstr/>
      </vt:variant>
      <vt:variant>
        <vt:lpwstr>_Toc190286451</vt:lpwstr>
      </vt:variant>
      <vt:variant>
        <vt:i4>2031677</vt:i4>
      </vt:variant>
      <vt:variant>
        <vt:i4>68</vt:i4>
      </vt:variant>
      <vt:variant>
        <vt:i4>0</vt:i4>
      </vt:variant>
      <vt:variant>
        <vt:i4>5</vt:i4>
      </vt:variant>
      <vt:variant>
        <vt:lpwstr/>
      </vt:variant>
      <vt:variant>
        <vt:lpwstr>_Toc190286450</vt:lpwstr>
      </vt:variant>
      <vt:variant>
        <vt:i4>1966141</vt:i4>
      </vt:variant>
      <vt:variant>
        <vt:i4>62</vt:i4>
      </vt:variant>
      <vt:variant>
        <vt:i4>0</vt:i4>
      </vt:variant>
      <vt:variant>
        <vt:i4>5</vt:i4>
      </vt:variant>
      <vt:variant>
        <vt:lpwstr/>
      </vt:variant>
      <vt:variant>
        <vt:lpwstr>_Toc190286449</vt:lpwstr>
      </vt:variant>
      <vt:variant>
        <vt:i4>1966141</vt:i4>
      </vt:variant>
      <vt:variant>
        <vt:i4>56</vt:i4>
      </vt:variant>
      <vt:variant>
        <vt:i4>0</vt:i4>
      </vt:variant>
      <vt:variant>
        <vt:i4>5</vt:i4>
      </vt:variant>
      <vt:variant>
        <vt:lpwstr/>
      </vt:variant>
      <vt:variant>
        <vt:lpwstr>_Toc190286448</vt:lpwstr>
      </vt:variant>
      <vt:variant>
        <vt:i4>1966141</vt:i4>
      </vt:variant>
      <vt:variant>
        <vt:i4>50</vt:i4>
      </vt:variant>
      <vt:variant>
        <vt:i4>0</vt:i4>
      </vt:variant>
      <vt:variant>
        <vt:i4>5</vt:i4>
      </vt:variant>
      <vt:variant>
        <vt:lpwstr/>
      </vt:variant>
      <vt:variant>
        <vt:lpwstr>_Toc190286447</vt:lpwstr>
      </vt:variant>
      <vt:variant>
        <vt:i4>1966141</vt:i4>
      </vt:variant>
      <vt:variant>
        <vt:i4>44</vt:i4>
      </vt:variant>
      <vt:variant>
        <vt:i4>0</vt:i4>
      </vt:variant>
      <vt:variant>
        <vt:i4>5</vt:i4>
      </vt:variant>
      <vt:variant>
        <vt:lpwstr/>
      </vt:variant>
      <vt:variant>
        <vt:lpwstr>_Toc190286446</vt:lpwstr>
      </vt:variant>
      <vt:variant>
        <vt:i4>1966141</vt:i4>
      </vt:variant>
      <vt:variant>
        <vt:i4>38</vt:i4>
      </vt:variant>
      <vt:variant>
        <vt:i4>0</vt:i4>
      </vt:variant>
      <vt:variant>
        <vt:i4>5</vt:i4>
      </vt:variant>
      <vt:variant>
        <vt:lpwstr/>
      </vt:variant>
      <vt:variant>
        <vt:lpwstr>_Toc190286445</vt:lpwstr>
      </vt:variant>
      <vt:variant>
        <vt:i4>1966141</vt:i4>
      </vt:variant>
      <vt:variant>
        <vt:i4>32</vt:i4>
      </vt:variant>
      <vt:variant>
        <vt:i4>0</vt:i4>
      </vt:variant>
      <vt:variant>
        <vt:i4>5</vt:i4>
      </vt:variant>
      <vt:variant>
        <vt:lpwstr/>
      </vt:variant>
      <vt:variant>
        <vt:lpwstr>_Toc190286444</vt:lpwstr>
      </vt:variant>
      <vt:variant>
        <vt:i4>1966141</vt:i4>
      </vt:variant>
      <vt:variant>
        <vt:i4>26</vt:i4>
      </vt:variant>
      <vt:variant>
        <vt:i4>0</vt:i4>
      </vt:variant>
      <vt:variant>
        <vt:i4>5</vt:i4>
      </vt:variant>
      <vt:variant>
        <vt:lpwstr/>
      </vt:variant>
      <vt:variant>
        <vt:lpwstr>_Toc190286443</vt:lpwstr>
      </vt:variant>
      <vt:variant>
        <vt:i4>1966141</vt:i4>
      </vt:variant>
      <vt:variant>
        <vt:i4>20</vt:i4>
      </vt:variant>
      <vt:variant>
        <vt:i4>0</vt:i4>
      </vt:variant>
      <vt:variant>
        <vt:i4>5</vt:i4>
      </vt:variant>
      <vt:variant>
        <vt:lpwstr/>
      </vt:variant>
      <vt:variant>
        <vt:lpwstr>_Toc190286442</vt:lpwstr>
      </vt:variant>
      <vt:variant>
        <vt:i4>1966141</vt:i4>
      </vt:variant>
      <vt:variant>
        <vt:i4>14</vt:i4>
      </vt:variant>
      <vt:variant>
        <vt:i4>0</vt:i4>
      </vt:variant>
      <vt:variant>
        <vt:i4>5</vt:i4>
      </vt:variant>
      <vt:variant>
        <vt:lpwstr/>
      </vt:variant>
      <vt:variant>
        <vt:lpwstr>_Toc190286441</vt:lpwstr>
      </vt:variant>
      <vt:variant>
        <vt:i4>1966141</vt:i4>
      </vt:variant>
      <vt:variant>
        <vt:i4>8</vt:i4>
      </vt:variant>
      <vt:variant>
        <vt:i4>0</vt:i4>
      </vt:variant>
      <vt:variant>
        <vt:i4>5</vt:i4>
      </vt:variant>
      <vt:variant>
        <vt:lpwstr/>
      </vt:variant>
      <vt:variant>
        <vt:lpwstr>_Toc190286440</vt:lpwstr>
      </vt:variant>
      <vt:variant>
        <vt:i4>1638461</vt:i4>
      </vt:variant>
      <vt:variant>
        <vt:i4>2</vt:i4>
      </vt:variant>
      <vt:variant>
        <vt:i4>0</vt:i4>
      </vt:variant>
      <vt:variant>
        <vt:i4>5</vt:i4>
      </vt:variant>
      <vt:variant>
        <vt:lpwstr/>
      </vt:variant>
      <vt:variant>
        <vt:lpwstr>_Toc190286439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Dzubak, Jan</dc:creator>
  <cp:keywords/>
  <dc:description/>
  <cp:lastModifiedBy>Carmen</cp:lastModifiedBy>
  <cp:revision>247</cp:revision>
  <dcterms:created xsi:type="dcterms:W3CDTF">2025-02-12T23:20:00Z</dcterms:created>
  <dcterms:modified xsi:type="dcterms:W3CDTF">2025-02-13T08:15:00Z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